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MK1a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w:t>
      </w:r>
      <w:del w:id="0" w:author="Watertight" w:date="2026-10-01T09:00:00Z">
        <w:r>
          <w:delText xml:space="preserve">of summer the survey the from the in foot mouth made on river was and the coast boat to the by lighthouse of summer the survey the from the in foot mouth made on river was and the coast boat </w:delText>
        </w:r>
      </w:del>
      <w:r>
        <w:t xml:space="preserve">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MK1b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MK1c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pPr>
        <w:sectPr>
          <w:pgSz w:w="11906" w:h="16838" w:orient="portrait"/>
          <w:pgMar w:top="1440" w:right="1440" w:bottom="1440" w:left="1440" w:header="708" w:footer="708" w:gutter="0"/>
          <w:pgNumType/>
          <w:docGrid w:linePitch="360"/>
        </w:sectPr>
      </w:pPr>
    </w:p>
    <w:p>
      <w:r>
        <w:t xml:space="preserve">MK2a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w:t>
      </w:r>
      <w:ins w:id="1" w:author="Watertight" w:date="2026-10-01T09:00:00Z">
        <w:r>
          <w:t xml:space="preserve">of summer the survey the from the in foot mouth made on river was and the coast boat to the by lighthouse of summer the survey the from the in foot mouth made on river was and the coast boat </w:t>
        </w:r>
      </w:ins>
      <w:r>
        <w:t xml:space="preserve">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MK2b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pPr>
        <w:sectPr>
          <w:pgSz w:w="11906" w:h="16838" w:orient="portrait"/>
          <w:pgMar w:top="1440" w:right="1440" w:bottom="1440" w:left="1440" w:header="708" w:footer="708" w:gutter="0"/>
          <w:pgNumType/>
          <w:docGrid w:linePitch="360"/>
        </w:sectPr>
      </w:pPr>
    </w:p>
    <w:p>
      <w:pPr>
        <w:rPr>
          <w:del w:id="2" w:author="Watertight" w:date="2026-10-01T09:00:00Z"/>
        </w:rPr>
      </w:pPr>
      <w:r>
        <w:t xml:space="preserve">MK3 first</w:t>
      </w:r>
    </w:p>
    <w:p>
      <w:r>
        <w:t xml:space="preserve">MK3 second</w:t>
      </w:r>
    </w:p>
    <w:p>
      <w:r>
        <w:t xml:space="preserve">MK3 third</w:t>
      </w:r>
    </w:p>
    <w:p>
      <w:pPr>
        <w:sectPr>
          <w:pgSz w:w="11906" w:h="16838" w:orient="portrait"/>
          <w:pgMar w:top="1440" w:right="1440" w:bottom="1440" w:left="1440" w:header="708" w:footer="708" w:gutter="0"/>
          <w:pgNumType/>
          <w:docGrid w:linePitch="360"/>
        </w:sectPr>
      </w:pPr>
    </w:p>
    <w:p>
      <w:r>
        <w:t xml:space="preserve">MK4a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w:t>
      </w:r>
      <w:commentRangeStart w:id="0"/>
      <w:r>
        <w:t xml:space="preserve">of summer the survey the from the in foot mouth</w:t>
      </w:r>
      <w:commentRangeEnd w:id="0"/>
      <w:r>
        <w:commentReference w:id="0"/>
      </w:r>
      <w:r>
        <w:t xml:space="preserve">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MK4b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pPr>
        <w:sectPr>
          <w:pgSz w:w="11906" w:h="16838" w:orient="portrait"/>
          <w:pgMar w:top="1440" w:right="1440" w:bottom="1440" w:left="1440" w:header="708" w:footer="708" w:gutter="0"/>
          <w:pgNumType/>
          <w:docGrid w:linePitch="360"/>
        </w:sectPr>
      </w:pPr>
    </w:p>
    <w:p>
      <w:r>
        <w:t xml:space="preserve">MK5a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w:t>
      </w:r>
      <w:r>
        <w:rPr>
          <w:b/>
          <w:bCs/>
          <w:rPrChange w:id="3" w:author="Watertight" w:date="2026-10-01T09:00:00Z">
            <w:rPr>
              <w:b w:val="false"/>
              <w:bCs w:val="false"/>
            </w:rPr>
          </w:rPrChange>
        </w:rPr>
        <w:t xml:space="preserve">of summer the survey the from the in foot mouth made on river was and the coast boat to the by lighthouse of summer the survey the from the in foot mouth made on river was and the coast boat </w:t>
      </w:r>
      <w:r>
        <w:t xml:space="preserve">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MK5b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w:t>
      </w:r>
      <w:r>
        <w:rPr>
          <w:b/>
          <w:bCs/>
        </w:rPr>
        <w:t xml:space="preserve">of summer the survey the from the in foot mouth made on river was and the coast boat to the by lighthouse of summer the survey the from the in foot mouth made on river was and the coast boat </w:t>
      </w:r>
      <w:r>
        <w:t xml:space="preserve">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pPr>
        <w:sectPr>
          <w:pgSz w:w="11906" w:h="16838" w:orient="portrait"/>
          <w:pgMar w:top="1440" w:right="1440" w:bottom="1440" w:left="1440" w:header="708" w:footer="708" w:gutter="0"/>
          <w:pgNumType/>
          <w:docGrid w:linePitch="360"/>
        </w:sectPr>
      </w:pPr>
    </w:p>
    <w:p>
      <w:r>
        <w:t xml:space="preserve">MK6 above</w:t>
      </w:r>
    </w:p>
    <w:tbl>
      <w:tblPr>
        <w:tblW w:type="dxa" w:w="9026"/>
        <w:tblBorders>
          <w:top w:val="none" w:color="auto" w:sz="0"/>
          <w:left w:val="none" w:color="auto" w:sz="0"/>
          <w:bottom w:val="none" w:color="auto" w:sz="0"/>
          <w:right w:val="none" w:color="auto" w:sz="0"/>
          <w:insideH w:val="none" w:color="auto" w:sz="0"/>
          <w:insideV w:val="none" w:color="auto" w:sz="0"/>
        </w:tblBorders>
        <w:tblCellMar>
          <w:top w:type="dxa" w:w="0"/>
          <w:left w:type="dxa" w:w="0"/>
          <w:bottom w:type="dxa" w:w="0"/>
          <w:right w:type="dxa" w:w="0"/>
        </w:tblCellMar>
      </w:tblPr>
      <w:tblGrid>
        <w:gridCol w:w="9026"/>
      </w:tblGrid>
      <w:tr>
        <w:tc>
          <w:tcPr>
            <w:tcW w:type="dxa" w:w="9026"/>
          </w:tcPr>
          <w:p>
            <w:r>
              <w:t xml:space="preserve">MK6 row 1</w:t>
            </w:r>
          </w:p>
        </w:tc>
      </w:tr>
      <w:tr>
        <w:tc>
          <w:tcPr>
            <w:tcW w:type="dxa" w:w="9026"/>
          </w:tcPr>
          <w:p>
            <w:r>
              <w:t xml:space="preserve">MK6 row 2</w:t>
            </w:r>
          </w:p>
        </w:tc>
      </w:tr>
      <w:tr>
        <w:trPr>
          <w:del w:id="4" w:author="Watertight" w:date="2026-10-01T09:00:00Z"/>
        </w:trPr>
        <w:tc>
          <w:tcPr>
            <w:tcW w:type="dxa" w:w="9026"/>
          </w:tcPr>
          <w:p>
            <w:r>
              <w:t xml:space="preserve">MK6 row 3</w:t>
            </w:r>
          </w:p>
        </w:tc>
      </w:tr>
      <w:tr>
        <w:tc>
          <w:tcPr>
            <w:tcW w:type="dxa" w:w="9026"/>
          </w:tcPr>
          <w:p>
            <w:r>
              <w:t xml:space="preserve">MK6 row 4</w:t>
            </w:r>
          </w:p>
        </w:tc>
      </w:tr>
      <w:tr>
        <w:tc>
          <w:tcPr>
            <w:tcW w:type="dxa" w:w="9026"/>
          </w:tcPr>
          <w:p>
            <w:r>
              <w:t xml:space="preserve">MK6 row 5</w:t>
            </w:r>
          </w:p>
        </w:tc>
      </w:tr>
    </w:tbl>
    <w:p>
      <w:r>
        <w:t xml:space="preserve">MK6 below</w:t>
      </w:r>
    </w:p>
    <w:sectPr>
      <w:pgSz w:w="11906" w:h="16838" w:orient="portrait"/>
      <w:pgMar w:top="1440" w:right="1440" w:bottom="1440" w:left="1440" w:header="708" w:footer="708" w:gutter="0"/>
      <w:pgNumTyp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Watertight" w:date="2026-10-01T09:00:00.000Z">
    <w:p>
      <w:r>
        <w:t xml:space="preserve">MK4 comment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2026-10-01T21:26:09.202Z</dcterms:created>
  <dcterms:modified xsi:type="dcterms:W3CDTF">2026-10-01T21:26:09.203Z</dcterms:modified>
</cp:coreProperties>
</file>

<file path=docProps/custom.xml><?xml version="1.0" encoding="utf-8"?>
<Properties xmlns="http://schemas.openxmlformats.org/officeDocument/2006/custom-properties" xmlns:vt="http://schemas.openxmlformats.org/officeDocument/2006/docPropsVTypes"/>
</file>