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TR12 above</w:t>
      </w:r>
    </w:p>
    <w:p>
      <w:pPr>
        <w:rPr>
          <w:del w:id="9201" w:author="probe" w:date="2026-10-04T00:00:00Z"/>
        </w:rPr>
      </w:pPr>
      <w:r>
        <w:t xml:space="preserve">TR12 before</w:t>
      </w:r>
    </w:p>
    <w:sdt>
      <w:sdtPr>
        <w:alias w:val="TR12"/>
        <w:id w:val="912"/>
      </w:sdtPr>
      <w:sdtContent>
        <w:p>
          <w:r>
            <w:t>TR12 in the control</w:t>
          </w:r>
        </w:p>
      </w:sdtContent>
    </w:sdt>
    <w:p>
      <w:r>
        <w:t xml:space="preserve">TR12 below</w:t>
      </w:r>
    </w:p>
    <w:p>
      <w:pPr>
        <w:pageBreakBefore/>
      </w:pPr>
      <w:r>
        <w:t xml:space="preserve">TR15 above</w:t>
      </w:r>
    </w:p>
    <w:p>
      <w:pPr>
        <w:pStyle w:val="ListParagraph"/>
        <w:numPr>
          <w:ilvl w:val="0"/>
          <w:numId w:val="2"/>
        </w:numPr>
      </w:pPr>
      <w:r>
        <w:t xml:space="preserve">TR15 before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TR15 kept row</w:t>
            </w:r>
          </w:p>
        </w:tc>
      </w:tr>
      <w:tr>
        <w:trPr>
          <w:del w:id="9205" w:author="probe" w:date="2026-10-04T00:00:00Z"/>
        </w:trPr>
        <w:tc>
          <w:tcPr>
            <w:tcW w:type="dxa" w:w="9026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TR15 deleted row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TR15 after</w:t>
      </w:r>
    </w:p>
    <w:p>
      <w:r>
        <w:t xml:space="preserve">TR15 below</w:t>
      </w:r>
    </w:p>
    <w:p>
      <w:pPr>
        <w:pageBreakBefore/>
      </w:pPr>
      <w:r>
        <w:t xml:space="preserve">TR16a above</w:t>
      </w:r>
    </w:p>
    <w:tbl>
      <w:tblPr>
        <w:tblW w:type="dxa" w:w="9026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rPr>
          <w:del w:id="9206" w:author="probe" w:date="2026-10-04T00:00:00Z"/>
        </w:trPr>
        <w:tc>
          <w:tcPr>
            <w:tcW w:type="dxa" w:w="9026"/>
          </w:tcPr>
          <w:p>
            <w:r>
              <w:t xml:space="preserve">TR16a row 1 deleted</w:t>
            </w:r>
          </w:p>
        </w:tc>
      </w:tr>
      <w:tr>
        <w:tc>
          <w:tcPr>
            <w:tcW w:type="dxa" w:w="9026"/>
          </w:tcPr>
          <w:p>
            <w:r>
              <w:t xml:space="preserve">TR16a row 2</w:t>
            </w:r>
          </w:p>
        </w:tc>
      </w:tr>
      <w:tr>
        <w:tc>
          <w:tcPr>
            <w:tcW w:type="dxa" w:w="9026"/>
          </w:tcPr>
          <w:p>
            <w:r>
              <w:t xml:space="preserve">TR16a row 3</w:t>
            </w:r>
          </w:p>
        </w:tc>
      </w:tr>
    </w:tbl>
    <w:p>
      <w:r>
        <w:t xml:space="preserve">TR16a below</w:t>
      </w:r>
    </w:p>
    <w:p>
      <w:pPr>
        <w:pageBreakBefore/>
      </w:pPr>
      <w:r>
        <w:t xml:space="preserve">TR16b above</w:t>
      </w:r>
    </w:p>
    <w:tbl>
      <w:tblPr>
        <w:tblW w:type="dxa" w:w="9026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TR16b row 1</w:t>
            </w:r>
          </w:p>
        </w:tc>
      </w:tr>
      <w:tr>
        <w:tc>
          <w:tcPr>
            <w:tcW w:type="dxa" w:w="9026"/>
          </w:tcPr>
          <w:p>
            <w:r>
              <w:t xml:space="preserve">TR16b row 2</w:t>
            </w:r>
          </w:p>
        </w:tc>
      </w:tr>
      <w:tr>
        <w:trPr>
          <w:del w:id="9207" w:author="probe" w:date="2026-10-04T00:00:00Z"/>
        </w:trPr>
        <w:tc>
          <w:tcPr>
            <w:tcW w:type="dxa" w:w="9026"/>
          </w:tcPr>
          <w:p>
            <w:r>
              <w:t xml:space="preserve">TR16b row 3 deleted</w:t>
            </w:r>
          </w:p>
        </w:tc>
      </w:tr>
    </w:tbl>
    <w:p>
      <w:r>
        <w:t xml:space="preserve">TR16b below</w:t>
      </w:r>
    </w:p>
    <w:p>
      <w:pPr>
        <w:pageBreakBefore/>
      </w:pPr>
      <w:r>
        <w:t xml:space="preserve">TR16c above</w:t>
      </w:r>
    </w:p>
    <w:tbl>
      <w:tblPr>
        <w:tblW w:type="dxa" w:w="9026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TR16c row 1</w:t>
            </w:r>
          </w:p>
        </w:tc>
      </w:tr>
      <w:tr>
        <w:trPr>
          <w:del w:id="9208" w:author="probe" w:date="2026-10-04T00:00:00Z"/>
        </w:trPr>
        <w:tc>
          <w:tcPr>
            <w:tcW w:type="dxa" w:w="9026"/>
            <w:tcBorders>
              <w:top w:val="single" w:color="000000" w:sz="24"/>
              <w:bottom w:val="single" w:color="000000" w:sz="24"/>
            </w:tcBorders>
          </w:tcPr>
          <w:p>
            <w:r>
              <w:t xml:space="preserve">TR16c row 2 deleted</w:t>
            </w:r>
          </w:p>
        </w:tc>
      </w:tr>
      <w:tr>
        <w:tc>
          <w:tcPr>
            <w:tcW w:type="dxa" w:w="9026"/>
          </w:tcPr>
          <w:p>
            <w:r>
              <w:t xml:space="preserve">TR16c row 3</w:t>
            </w:r>
          </w:p>
        </w:tc>
      </w:tr>
    </w:tbl>
    <w:p>
      <w:r>
        <w:t xml:space="preserve">TR16c below</w:t>
      </w:r>
    </w:p>
    <w:p>
      <w:pPr>
        <w:pageBreakBefore/>
      </w:pPr>
      <w:r>
        <w:t xml:space="preserve">TR17 above</w:t>
      </w:r>
    </w:p>
    <w:p>
      <w:r>
        <w:t xml:space="preserve">TR17 deleted endnote</w:t>
      </w:r>
      <w:del w:id="9202" w:author="probe" w:date="2026-10-04T00:00:00Z">
        <w:r>
          <w:rPr>
            <w:rStyle w:val="EndnoteReference"/>
          </w:rPr>
          <w:endnoteReference w:customMarkFollows="1" w:id="1"/>
        </w:r>
        <w:r>
          <w:delText>*</w:delText>
        </w:r>
      </w:del>
      <w:r>
        <w:t xml:space="preserve"> and kept</w:t>
      </w:r>
      <w:r>
        <w:rPr>
          <w:rStyle w:val="EndnoteReference"/>
        </w:rPr>
        <w:endnoteReference w:id="2"/>
      </w:r>
    </w:p>
    <w:p>
      <w:r>
        <w:t xml:space="preserve">TR17 below</w:t>
      </w:r>
    </w:p>
    <w:p>
      <w:pPr>
        <w:pageBreakBefore/>
      </w:pPr>
      <w:r>
        <w:t xml:space="preserve">TR14 above</w:t>
      </w:r>
    </w:p>
    <w:p>
      <w:r>
        <w:t xml:space="preserve">TR14 first section</w:t>
      </w:r>
    </w:p>
    <w:p>
      <w:pPr>
        <w:rPr>
          <w:del w:id="9204" w:author="probe" w:date="2026-10-04T00:00:00Z"/>
        </w:r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p>
            <w:r>
              <w:t xml:space="preserve">TR14 table</w:t>
            </w:r>
          </w:p>
        </w:tc>
      </w:tr>
    </w:tbl>
    <w:p>
      <w:r>
        <w:t xml:space="preserve">TR14 below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</w:pPr>
      <w:r>
        <w:t xml:space="preserve">TR13 above</w:t>
      </w:r>
    </w:p>
    <w:p>
      <w:r>
        <w:t xml:space="preserve">TR13 third section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TR13 fourth section</w:t>
      </w:r>
    </w:p>
    <w:p>
      <w:pPr>
        <w:rPr>
          <w:del w:id="9203" w:author="probe" w:date="2026-10-04T00:00:00Z"/>
        </w:r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TR13 fifth section</w:t>
      </w:r>
    </w:p>
    <w:p>
      <w:r>
        <w:t xml:space="preserve">TR13 below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TR17 deleted note</w:t>
      </w:r>
    </w:p>
  </w:endnote>
  <w:endnote w:id="2">
    <w:p>
      <w:r>
        <w:rPr>
          <w:rStyle w:val="EndnoteReference"/>
        </w:rPr>
        <w:endnoteRef/>
      </w:r>
      <w:r>
        <w:t xml:space="preserve">TR17 kept 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2026-10-05T18:46:39.358Z</dcterms:created>
  <dcterms:modified xsi:type="dcterms:W3CDTF">2026-10-05T18:46:39.358Z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