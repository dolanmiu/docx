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TR1a above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r>
              <w:t xml:space="preserve">TR1a word </w:t>
            </w:r>
            <w:del w:id="9006" w:author="probe" w:date="2026-10-04T00:00:00Z">
              <w:r>
                <w:drawing>
                  <wp:inline distT="0" distB="0" distL="0" distR="0">
                    <wp:extent cx="1828800" cy="254000"/>
                    <wp:effectExtent t="0" r="0" b="0" l="0"/>
                    <wp:docPr id="1" name="" descr="" titl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28800" cy="254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p>
            <w:r>
              <w:t xml:space="preserve">TR1a other</w:t>
            </w:r>
          </w:p>
        </w:tc>
      </w:tr>
    </w:tbl>
    <w:p>
      <w:r>
        <w:t xml:space="preserve">TR1a below</w:t>
      </w:r>
    </w:p>
    <w:p>
      <w:pPr>
        <w:pageBreakBefore/>
      </w:pPr>
      <w:r>
        <w:t xml:space="preserve">TR1b above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r>
              <w:t xml:space="preserve">TR1b word</w:t>
            </w:r>
            <w:del w:id="9002" w:author="probe" w:date="2026-10-04T00:00:00Z">
              <w:r>
                <w:tab/>
              </w:r>
            </w:del>
            <w:r>
              <w:t xml:space="preserve">after</w:t>
            </w:r>
          </w:p>
        </w:tc>
        <w:tc>
          <w:p>
            <w:r>
              <w:t xml:space="preserve">TR1b other</w:t>
            </w:r>
          </w:p>
        </w:tc>
      </w:tr>
    </w:tbl>
    <w:p>
      <w:r>
        <w:t xml:space="preserve">TR1b below</w:t>
      </w:r>
    </w:p>
    <w:p>
      <w:pPr>
        <w:pageBreakBefore/>
      </w:pPr>
      <w:r>
        <w:t xml:space="preserve">TR1c above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r>
              <w:t xml:space="preserve">TR1c alphabetical</w:t>
            </w:r>
            <w:del w:id="9003" w:author="probe" w:date="2026-10-04T00:00:00Z">
              <w:r>
                <w:br/>
              </w:r>
            </w:del>
            <w:r>
              <w:t xml:space="preserve">ab</w:t>
            </w:r>
          </w:p>
        </w:tc>
        <w:tc>
          <w:p>
            <w:r>
              <w:t xml:space="preserve">TR1c other</w:t>
            </w:r>
          </w:p>
        </w:tc>
      </w:tr>
    </w:tbl>
    <w:p>
      <w:r>
        <w:t xml:space="preserve">TR1c below</w:t>
      </w:r>
    </w:p>
    <w:p>
      <w:pPr>
        <w:pageBreakBefore/>
      </w:pPr>
      <w:r>
        <w:t xml:space="preserve">TR1d above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r>
              <w:t xml:space="preserve">TR1d word</w:t>
            </w:r>
            <w:del w:id="9004" w:author="probe" w:date="2026-10-04T00:00:00Z">
              <w:r>
                <w:rPr>
                  <w:rStyle w:val="FootnoteReference"/>
                </w:rPr>
                <w:footnoteReference w:id="9101"/>
              </w:r>
            </w:del>
          </w:p>
        </w:tc>
        <w:tc>
          <w:p>
            <w:r>
              <w:t xml:space="preserve">TR1d other</w:t>
            </w:r>
          </w:p>
        </w:tc>
      </w:tr>
    </w:tbl>
    <w:p>
      <w:r>
        <w:t xml:space="preserve">TR1d below</w:t>
      </w:r>
    </w:p>
    <w:p>
      <w:pPr>
        <w:pageBreakBefore/>
      </w:pPr>
      <w:r>
        <w:t xml:space="preserve">TR2 above</w:t>
      </w:r>
    </w:p>
    <w:p>
      <w:r>
        <w:t xml:space="preserve">TR2 page </w:t>
      </w:r>
      <w:r>
        <w:fldChar w:fldCharType="begin"/>
      </w:r>
      <w:r>
        <w:instrText xml:space="preserve"> PA</w:instrText>
      </w:r>
      <w:del w:id="9005" w:author="probe" w:date="2026-10-04T00:00:00Z">
        <w:r>
          <w:delInstrText xml:space="preserve">GE </w:delInstrText>
        </w:r>
      </w:del>
      <w:r>
        <w:fldChar w:fldCharType="separate"/>
      </w:r>
      <w:r>
        <w:t>9</w:t>
      </w:r>
      <w:r>
        <w:fldChar w:fldCharType="end"/>
      </w:r>
      <w:r>
        <w:t xml:space="preserve"> the in foot mouth made on river was and the coast boat to the by lighthouse of summer the survey</w:t>
      </w:r>
    </w:p>
    <w:p>
      <w:r>
        <w:t xml:space="preserve">TR2 below</w:t>
      </w:r>
    </w:p>
    <w:p>
      <w:pPr>
        <w:pageBreakBefore/>
      </w:pPr>
      <w:r>
        <w:t xml:space="preserve">TR4a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TR4a row 1</w:t>
            </w:r>
          </w:p>
        </w:tc>
      </w:tr>
      <w:tr>
        <w:trPr>
          <w:del w:id="9007" w:author="probe" w:date="2026-10-04T00:00:00Z"/>
        </w:trPr>
        <w:tc>
          <w:tcPr>
            <w:tcW w:type="dxa" w:w="9026"/>
            <w:tcBorders>
              <w:top w:val="single" w:color="000000" w:sz="24"/>
              <w:bottom w:val="single" w:color="000000" w:sz="24"/>
            </w:tcBorders>
          </w:tcPr>
          <w:p>
            <w:r>
              <w:t xml:space="preserve">TR4a row 2 deleted</w:t>
            </w:r>
          </w:p>
        </w:tc>
      </w:tr>
      <w:tr>
        <w:tc>
          <w:tcPr>
            <w:tcW w:type="dxa" w:w="9026"/>
          </w:tcPr>
          <w:p>
            <w:r>
              <w:t xml:space="preserve">TR4a row 3</w:t>
            </w:r>
          </w:p>
        </w:tc>
      </w:tr>
    </w:tbl>
    <w:p>
      <w:r>
        <w:t xml:space="preserve">TR4a below</w:t>
      </w:r>
    </w:p>
    <w:p>
      <w:pPr>
        <w:pageBreakBefore/>
      </w:pPr>
      <w:r>
        <w:t xml:space="preserve">TR4b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TR4b row 1</w:t>
            </w:r>
          </w:p>
        </w:tc>
      </w:tr>
      <w:tr>
        <w:trPr>
          <w:del w:id="9008" w:author="probe" w:date="2026-10-04T00:00:00Z"/>
        </w:trPr>
        <w:tc>
          <w:tcPr>
            <w:tcW w:type="dxa" w:w="9026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TR4b row 2 deleted</w:t>
            </w:r>
            <w:r>
              <w:rPr>
                <w:rStyle w:val="FootnoteReference"/>
              </w:rPr>
              <w:footnoteReference w:id="4"/>
            </w:r>
          </w:p>
        </w:tc>
      </w:tr>
      <w:tr>
        <w:tc>
          <w:tcPr>
            <w:tcW w:type="dxa" w:w="9026"/>
          </w:tcPr>
          <w:p>
            <w:r>
              <w:t xml:space="preserve">TR4b row 3</w:t>
            </w:r>
          </w:p>
        </w:tc>
      </w:tr>
    </w:tbl>
    <w:p>
      <w:r>
        <w:t xml:space="preserve">TR4b below</w:t>
      </w:r>
    </w:p>
    <w:p>
      <w:pPr>
        <w:pageBreakBefore/>
      </w:pPr>
      <w:r>
        <w:t xml:space="preserve">TR4c above</w:t>
      </w:r>
    </w:p>
    <w:tbl>
      <w:tblPr>
        <w:tblW w:type="dxa" w:w="9026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TR4c row 1</w:t>
            </w:r>
          </w:p>
        </w:tc>
      </w:tr>
      <w:tr>
        <w:trPr>
          <w:del w:id="9009" w:author="probe" w:date="2026-10-04T00:00:00Z"/>
        </w:trPr>
        <w:tc>
          <w:tcPr>
            <w:tcW w:type="dxa" w:w="9026"/>
          </w:tcPr>
          <w:p>
            <w:r>
              <w:t xml:space="preserve">TR4c row 2 deleted</w:t>
            </w:r>
          </w:p>
        </w:tc>
      </w:tr>
      <w:tr>
        <w:tc>
          <w:tcPr>
            <w:tcW w:type="dxa" w:w="9026"/>
          </w:tcPr>
          <w:p>
            <w:r>
              <w:t xml:space="preserve">TR4c row 3</w:t>
            </w:r>
          </w:p>
        </w:tc>
      </w:tr>
    </w:tbl>
    <w:p>
      <w:r>
        <w:t xml:space="preserve">TR4c below</w:t>
      </w:r>
    </w:p>
    <w:p>
      <w:pPr>
        <w:pageBreakBefore/>
      </w:pPr>
      <w:r>
        <w:t xml:space="preserve">TR5 above</w:t>
      </w:r>
    </w:p>
    <w:tbl>
      <w:tblPr>
        <w:tblStyle w:val="ProbeTable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1" w:noVBand="1"/>
      </w:tblPr>
      <w:tblGrid>
        <w:gridCol w:w="9026"/>
      </w:tblGrid>
      <w:tr>
        <w:trPr>
          <w:tblHeader/>
        </w:trPr>
        <w:tc>
          <w:tcPr>
            <w:tcW w:type="dxa" w:w="9026"/>
          </w:tcPr>
          <w:p>
            <w:r>
              <w:t xml:space="preserve">TR5 row 1</w:t>
            </w:r>
          </w:p>
        </w:tc>
      </w:tr>
      <w:tr>
        <w:trPr>
          <w:tblHeader/>
          <w:del w:id="9010" w:author="probe" w:date="2026-10-04T00:00:00Z"/>
        </w:trPr>
        <w:tc>
          <w:tcPr>
            <w:tcW w:type="dxa" w:w="9026"/>
          </w:tcPr>
          <w:p>
            <w:r>
              <w:t xml:space="preserve">TR5 row 2 deleted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TR5 row 3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TR5 row 4</w:t>
            </w:r>
          </w:p>
        </w:tc>
      </w:tr>
    </w:tbl>
    <w:p>
      <w:r>
        <w:t xml:space="preserve">TR5 below</w:t>
      </w:r>
    </w:p>
    <w:p>
      <w:pPr>
        <w:pageBreakBefore/>
      </w:pPr>
      <w:r>
        <w:t xml:space="preserve">TR6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rPr>
          <w:del w:id="9011" w:author="probe" w:date="2026-10-04T00:00:00Z"/>
        </w:trPr>
        <w:tc>
          <w:tcPr>
            <w:tcW w:type="dxa" w:w="4513"/>
            <w:vMerge w:val="restart"/>
          </w:tcPr>
          <w:p>
            <w:r>
              <w:t xml:space="preserve">TR6 merged from the deleted row</w:t>
            </w:r>
          </w:p>
          <w:p>
            <w:r>
              <w:t xml:space="preserve">TR6 merged line 2</w:t>
            </w:r>
          </w:p>
        </w:tc>
        <w:tc>
          <w:tcPr>
            <w:tcW w:type="dxa" w:w="4513"/>
          </w:tcPr>
          <w:p>
            <w:r>
              <w:t xml:space="preserve">TR6 row 1 deleted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TR6 row 2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TR6 row 3</w:t>
            </w:r>
          </w:p>
        </w:tc>
      </w:tr>
    </w:tbl>
    <w:p>
      <w:r>
        <w:t xml:space="preserve">TR6 below</w:t>
      </w:r>
    </w:p>
    <w:p>
      <w:pPr>
        <w:pageBreakBefore/>
      </w:pPr>
      <w:r>
        <w:t xml:space="preserve">TR11 above</w:t>
      </w:r>
    </w:p>
    <w:tbl>
      <w:tblPr>
        <w:tblW w:type="auto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p>
            <w:pPr>
              <w:rPr>
                <w:del w:id="9001" w:author="probe" w:date="2026-10-04T00:00:00Z"/>
              </w:rPr>
            </w:pPr>
            <w:r>
              <w:t xml:space="preserve">TR11 alpha beta</w:t>
            </w:r>
          </w:p>
          <w:p>
            <w:r>
              <w:t xml:space="preserve">TR11 gamma delta epsilon zeta</w:t>
            </w:r>
          </w:p>
        </w:tc>
        <w:tc>
          <w:p>
            <w:r>
              <w:t xml:space="preserve">TR11 other</w:t>
            </w:r>
          </w:p>
        </w:tc>
      </w:tr>
    </w:tbl>
    <w:p>
      <w:r>
        <w:t xml:space="preserve">TR11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4">
    <w:p>
      <w:r>
        <w:rPr>
          <w:rStyle w:val="FootnoteReference"/>
        </w:rPr>
        <w:footnoteRef/>
      </w:r>
      <w:r>
        <w:t xml:space="preserve">TR4b note</w:t>
      </w:r>
    </w:p>
  </w:footnote>
  <w:footnote w:id="9101">
    <w:p>
      <w:r>
        <w:t>TR1d deleted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ProbeTable">
    <w:name w:val="Probe Table"/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b/>
        <w:sz w:val="28"/>
      </w:rPr>
      <w:tcPr>
        <w:tcBorders>
          <w:bottom w:val="single" w:sz="18" w:space="0" w:color="000000"/>
        </w:tcBorders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3c8b169e5c42fbce0d8e6ec59ac79f06462a3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2026-10-05T00:08:51.775Z</dcterms:created>
  <dcterms:modified xsi:type="dcterms:W3CDTF">2026-10-05T00:08:51.775Z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