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TR3b above</w:t>
      </w:r>
    </w:p>
    <w:p>
      <w:r>
        <w:t xml:space="preserve">TR3b deleted endnote</w:t>
      </w:r>
      <w:del w:id="9012" w:author="probe" w:date="2026-10-04T00:00:00Z">
        <w:r>
          <w:rPr>
            <w:rStyle w:val="EndnoteReference"/>
          </w:rPr>
          <w:endnoteReference w:id="2"/>
        </w:r>
      </w:del>
      <w:r>
        <w:t xml:space="preserve"> and kept</w:t>
      </w:r>
      <w:r>
        <w:rPr>
          <w:rStyle w:val="EndnoteReference"/>
        </w:rPr>
        <w:endnoteReference w:id="1"/>
      </w:r>
    </w:p>
    <w:p>
      <w:r>
        <w:t xml:space="preserve">TR3b below</w:t>
      </w:r>
    </w:p>
    <w:p>
      <w:pPr>
        <w:pageBreakBefore/>
      </w:pPr>
      <w:r>
        <w:t xml:space="preserve">TR8 above</w:t>
      </w:r>
    </w:p>
    <w:sdt>
      <w:sdtPr>
        <w:alias w:val="TR8"/>
        <w:id w:val="910"/>
      </w:sdtPr>
      <w:sdtContent>
        <w:p>
          <w:pPr>
            <w:rPr>
              <w:del w:id="9013" w:author="probe" w:date="2026-10-04T00:00:00Z"/>
            </w:rPr>
          </w:pPr>
          <w:r>
            <w:t>TR8 in the control</w:t>
          </w:r>
        </w:p>
      </w:sdtContent>
    </w:sdt>
    <w:p>
      <w:r>
        <w:t xml:space="preserve">TR8 after the in foot mouth made on river was and the coast boat to the by lighthouse of summer the survey</w:t>
      </w:r>
    </w:p>
    <w:p>
      <w:r>
        <w:t xml:space="preserve">TR8 below</w:t>
      </w:r>
    </w:p>
    <w:p>
      <w:pPr>
        <w:pageBreakBefore/>
      </w:pPr>
      <w:r>
        <w:t xml:space="preserve">TR9 above</w:t>
      </w:r>
    </w:p>
    <w:p>
      <w:pPr>
        <w:rPr>
          <w:del w:id="9014" w:author="probe" w:date="2026-10-04T00:00:00Z"/>
        </w:rPr>
      </w:pPr>
      <w:r>
        <w:t xml:space="preserve">TR9 first</w:t>
      </w:r>
    </w:p>
    <w:p>
      <w:pPr>
        <w:rPr>
          <w:vanish/>
        </w:rPr>
      </w:pPr>
    </w:p>
    <w:p>
      <w:r>
        <w:t xml:space="preserve">TR9 last the in foot mouth made on river was and the coast boat to the by lighthouse of summer the survey</w:t>
      </w:r>
    </w:p>
    <w:p>
      <w:r>
        <w:t xml:space="preserve">TR9 below</w:t>
      </w:r>
    </w:p>
    <w:p>
      <w:pPr>
        <w:pageBreakBefore/>
      </w:pPr>
      <w:r>
        <w:t xml:space="preserve">TR10b above</w:t>
      </w:r>
    </w:p>
    <w:p>
      <w:r>
        <w:t xml:space="preserve">TR10b first section</w:t>
      </w:r>
    </w:p>
    <w:p>
      <w:pPr>
        <w:rPr>
          <w:del w:id="9016" w:author="probe" w:date="2026-10-04T00:00:00Z"/>
        </w:r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TR10b second section</w:t>
      </w:r>
    </w:p>
    <w:p>
      <w:r>
        <w:t xml:space="preserve">TR10b below</w:t>
      </w:r>
    </w:p>
    <w:p>
      <w:pPr>
        <w:sectPr>
          <w:headerReference w:type="default" r:id="rId6"/>
          <w:type w:val="oddPage"/>
          <w:pgSz w:w="11906" w:h="16838" w:orient="portrait"/>
          <w:pgMar w:top="1440" w:right="1440" w:bottom="1440" w:left="1440" w:header="708" w:footer="708" w:gutter="0"/>
          <w:pgNumType w:start="7"/>
          <w:docGrid w:linePitch="360"/>
        </w:sectPr>
      </w:pPr>
    </w:p>
    <w:p>
      <w:pPr>
        <w:pageBreakBefore/>
      </w:pPr>
      <w:r>
        <w:t xml:space="preserve">TR10a above</w:t>
      </w:r>
    </w:p>
    <w:p>
      <w:r>
        <w:t xml:space="preserve">TR10a the in foot mouth made on river was and the coast boat to the by lighthouse of summer the survey</w:t>
      </w:r>
    </w:p>
    <w:p>
      <w:pPr>
        <w:rPr>
          <w:del w:id="9015" w:author="probe" w:date="2026-10-04T00:00:00Z"/>
        </w:r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TR3b kept note</w:t>
      </w:r>
    </w:p>
  </w:endnote>
  <w:endnote w:id="2">
    <w:p>
      <w:r>
        <w:rPr>
          <w:rStyle w:val="EndnoteReference"/>
        </w:rPr>
        <w:endnoteRef/>
      </w:r>
      <w:r>
        <w:t xml:space="preserve">TR3b deleted 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TR10b header </w:t>
    </w: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2026-10-05T00:08:51.809Z</dcterms:created>
  <dcterms:modified xsi:type="dcterms:W3CDTF">2026-10-05T00:08:51.809Z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