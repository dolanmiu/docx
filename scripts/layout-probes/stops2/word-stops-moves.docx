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</w:pPr>
      <w:r>
        <w:t xml:space="preserve">TR3a above</w:t>
      </w:r>
    </w:p>
    <w:p>
      <w:r>
        <w:t xml:space="preserve">TR3a from</w:t>
      </w:r>
      <w:moveFromRangeStart w:id="9018" w:author="probe" w:date="2026-10-04T00:00:00Z" w:name="probeMove1"/>
      <w:moveFrom w:id="9017" w:author="probe" w:date="2026-10-04T00:00:00Z">
        <w:r>
          <w:rPr>
            <w:rStyle w:val="FootnoteReference"/>
          </w:rPr>
          <w:footnoteReference w:id="9102"/>
        </w:r>
      </w:moveFrom>
      <w:moveFromRangeEnd w:id="9018"/>
      <w:r>
        <w:t xml:space="preserve"> middle </w:t>
      </w:r>
      <w:moveToRangeStart w:id="9020" w:author="probe" w:date="2026-10-04T00:00:00Z" w:name="probeMove1"/>
      <w:moveTo w:id="9019" w:author="probe" w:date="2026-10-04T00:00:00Z">
        <w:r>
          <w:rPr>
            <w:rStyle w:val="FootnoteReference"/>
          </w:rPr>
          <w:footnoteReference w:id="9103"/>
        </w:r>
      </w:moveTo>
      <w:moveToRangeEnd w:id="9020"/>
      <w:r>
        <w:t xml:space="preserve"> to</w:t>
      </w:r>
    </w:p>
    <w:p>
      <w:r>
        <w:t xml:space="preserve">TR3a below</w:t>
      </w:r>
    </w:p>
    <w:p>
      <w:pPr>
        <w:pageBreakBefore/>
      </w:pPr>
      <w:r>
        <w:t xml:space="preserve">TR7 above</w:t>
      </w:r>
    </w:p>
    <w:p>
      <w:pPr>
        <w:rPr>
          <w:moveFrom w:id="9021" w:author="probe" w:date="2026-10-04T00:00:00Z"/>
        </w:rPr>
      </w:pPr>
      <w:moveFromRangeStart w:id="9023" w:author="probe" w:date="2026-10-04T00:00:00Z" w:name="probeMove2"/>
      <w:moveFrom w:id="9022" w:author="probe" w:date="2026-10-04T00:00:00Z">
        <w:r>
          <w:t xml:space="preserve">TR7 moved the in foot mouth made on river was and the</w:t>
        </w:r>
      </w:moveFrom>
      <w:moveFromRangeEnd w:id="9023"/>
    </w:p>
    <w:p>
      <w:r>
        <w:t xml:space="preserve">TR7 second the in foot mouth made on river was and the</w:t>
      </w:r>
    </w:p>
    <w:p>
      <w:pPr>
        <w:rPr>
          <w:moveTo w:id="9024" w:author="probe" w:date="2026-10-04T00:00:00Z"/>
        </w:rPr>
      </w:pPr>
      <w:moveToRangeStart w:id="9026" w:author="probe" w:date="2026-10-04T00:00:00Z" w:name="probeMove2"/>
      <w:moveTo w:id="9025" w:author="probe" w:date="2026-10-04T00:00:00Z">
        <w:r>
          <w:t xml:space="preserve">TR7 moved the in foot mouth made on river was and the</w:t>
        </w:r>
      </w:moveTo>
      <w:moveToRangeEnd w:id="9026"/>
    </w:p>
    <w:p>
      <w:r>
        <w:t xml:space="preserve">TR7 third the in foot mouth made on river was and the</w:t>
      </w:r>
    </w:p>
    <w:p>
      <w:r>
        <w:t xml:space="preserve">TR7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9102">
    <w:p>
      <w:r>
        <w:t>TR3a moved note</w:t>
      </w:r>
    </w:p>
  </w:footnote>
  <w:footnote w:id="9103">
    <w:p>
      <w:r>
        <w:t>TR3a moved note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2026-10-05T00:08:51.845Z</dcterms:created>
  <dcterms:modified xsi:type="dcterms:W3CDTF">2026-10-05T00:08:51.845Z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