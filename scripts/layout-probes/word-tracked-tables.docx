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MK14a above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26"/>
      </w:tblGrid>
      <w:tr>
        <w:tc>
          <w:tcPr>
            <w:tcW w:type="dxa" w:w="9026"/>
          </w:tcPr>
          <w:p>
            <w:r>
              <w:t xml:space="preserve">MK14a row 1</w:t>
            </w:r>
          </w:p>
        </w:tc>
      </w:tr>
      <w:tr>
        <w:tc>
          <w:tcPr>
            <w:tcW w:type="dxa" w:w="9026"/>
          </w:tcPr>
          <w:p>
            <w:r>
              <w:t xml:space="preserve">MK14a row 2</w:t>
            </w:r>
          </w:p>
        </w:tc>
      </w:tr>
      <w:tr>
        <w:trPr>
          <w:del w:id="0" w:author="Watertight" w:date="2026-10-02T09:00:00Z"/>
        </w:trPr>
        <w:tc>
          <w:tcPr>
            <w:tcW w:type="dxa" w:w="9026"/>
          </w:tcPr>
          <w:p>
            <w:r>
              <w:t xml:space="preserve">MK14a row 3</w:t>
            </w:r>
          </w:p>
        </w:tc>
      </w:tr>
      <w:tr>
        <w:tc>
          <w:tcPr>
            <w:tcW w:type="dxa" w:w="9026"/>
          </w:tcPr>
          <w:p>
            <w:r>
              <w:t xml:space="preserve">MK14a row 4</w:t>
            </w:r>
          </w:p>
        </w:tc>
      </w:tr>
      <w:tr>
        <w:tc>
          <w:tcPr>
            <w:tcW w:type="dxa" w:w="9026"/>
          </w:tcPr>
          <w:p>
            <w:r>
              <w:t xml:space="preserve">MK14a row 5</w:t>
            </w:r>
          </w:p>
        </w:tc>
      </w:tr>
    </w:tbl>
    <w:p>
      <w:r>
        <w:t xml:space="preserve">MK14a below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MK14b above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26"/>
      </w:tblGrid>
      <w:tr>
        <w:tc>
          <w:tcPr>
            <w:tcW w:type="dxa" w:w="9026"/>
          </w:tcPr>
          <w:p>
            <w:r>
              <w:t xml:space="preserve">MK14b row 1</w:t>
            </w:r>
          </w:p>
        </w:tc>
      </w:tr>
      <w:tr>
        <w:tc>
          <w:tcPr>
            <w:tcW w:type="dxa" w:w="9026"/>
          </w:tcPr>
          <w:p>
            <w:r>
              <w:t xml:space="preserve">MK14b row 2</w:t>
            </w:r>
          </w:p>
        </w:tc>
      </w:tr>
      <w:tr>
        <w:tc>
          <w:tcPr>
            <w:tcW w:type="dxa" w:w="9026"/>
          </w:tcPr>
          <w:p>
            <w:r>
              <w:t xml:space="preserve">MK14b row 4</w:t>
            </w:r>
          </w:p>
        </w:tc>
      </w:tr>
      <w:tr>
        <w:tc>
          <w:tcPr>
            <w:tcW w:type="dxa" w:w="9026"/>
          </w:tcPr>
          <w:p>
            <w:r>
              <w:t xml:space="preserve">MK14b row 5</w:t>
            </w:r>
          </w:p>
        </w:tc>
      </w:tr>
    </w:tbl>
    <w:p>
      <w:r>
        <w:t xml:space="preserve">MK14b below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MK14c above</w:t>
      </w:r>
    </w:p>
    <w:tbl>
      <w:tblPr>
        <w:tblW w:type="dxa" w:w="9026"/>
        <w:tblBorders>
          <w:top w:val="single" w:color="000000" w:sz="24"/>
          <w:left w:val="single" w:color="000000" w:sz="24"/>
          <w:bottom w:val="single" w:color="000000" w:sz="24"/>
          <w:right w:val="single" w:color="000000" w:sz="24"/>
          <w:insideH w:val="single" w:color="000000" w:sz="24"/>
          <w:insideV w:val="single" w:color="000000" w:sz="2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26"/>
      </w:tblGrid>
      <w:tr>
        <w:tc>
          <w:tcPr>
            <w:tcW w:type="dxa" w:w="9026"/>
          </w:tcPr>
          <w:p>
            <w:r>
              <w:t xml:space="preserve">MK14c row 1</w:t>
            </w:r>
          </w:p>
        </w:tc>
      </w:tr>
      <w:tr>
        <w:tc>
          <w:tcPr>
            <w:tcW w:type="dxa" w:w="9026"/>
          </w:tcPr>
          <w:p>
            <w:r>
              <w:t xml:space="preserve">MK14c row 2</w:t>
            </w:r>
          </w:p>
        </w:tc>
      </w:tr>
      <w:tr>
        <w:trPr>
          <w:del w:id="1" w:author="Watertight" w:date="2026-10-02T09:00:00Z"/>
        </w:trPr>
        <w:tc>
          <w:tcPr>
            <w:tcW w:type="dxa" w:w="9026"/>
          </w:tcPr>
          <w:p>
            <w:r>
              <w:t xml:space="preserve">MK14c row 3</w:t>
            </w:r>
          </w:p>
        </w:tc>
      </w:tr>
      <w:tr>
        <w:tc>
          <w:tcPr>
            <w:tcW w:type="dxa" w:w="9026"/>
          </w:tcPr>
          <w:p>
            <w:r>
              <w:t xml:space="preserve">MK14c row 4</w:t>
            </w:r>
          </w:p>
        </w:tc>
      </w:tr>
      <w:tr>
        <w:tc>
          <w:tcPr>
            <w:tcW w:type="dxa" w:w="9026"/>
          </w:tcPr>
          <w:p>
            <w:r>
              <w:t xml:space="preserve">MK14c row 5</w:t>
            </w:r>
          </w:p>
        </w:tc>
      </w:tr>
    </w:tbl>
    <w:p>
      <w:r>
        <w:t xml:space="preserve">MK14c below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MK14d above</w:t>
      </w:r>
    </w:p>
    <w:tbl>
      <w:tblPr>
        <w:tblW w:type="dxa" w:w="9026"/>
        <w:tblBorders>
          <w:top w:val="single" w:color="000000" w:sz="24"/>
          <w:left w:val="single" w:color="000000" w:sz="24"/>
          <w:bottom w:val="single" w:color="000000" w:sz="24"/>
          <w:right w:val="single" w:color="000000" w:sz="24"/>
          <w:insideH w:val="single" w:color="000000" w:sz="24"/>
          <w:insideV w:val="single" w:color="000000" w:sz="2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26"/>
      </w:tblGrid>
      <w:tr>
        <w:tc>
          <w:tcPr>
            <w:tcW w:type="dxa" w:w="9026"/>
          </w:tcPr>
          <w:p>
            <w:r>
              <w:t xml:space="preserve">MK14d row 1</w:t>
            </w:r>
          </w:p>
        </w:tc>
      </w:tr>
      <w:tr>
        <w:tc>
          <w:tcPr>
            <w:tcW w:type="dxa" w:w="9026"/>
          </w:tcPr>
          <w:p>
            <w:r>
              <w:t xml:space="preserve">MK14d row 2</w:t>
            </w:r>
          </w:p>
        </w:tc>
      </w:tr>
      <w:tr>
        <w:tc>
          <w:tcPr>
            <w:tcW w:type="dxa" w:w="9026"/>
          </w:tcPr>
          <w:p>
            <w:r>
              <w:t xml:space="preserve">MK14d row 4</w:t>
            </w:r>
          </w:p>
        </w:tc>
      </w:tr>
      <w:tr>
        <w:tc>
          <w:tcPr>
            <w:tcW w:type="dxa" w:w="9026"/>
          </w:tcPr>
          <w:p>
            <w:r>
              <w:t xml:space="preserve">MK14d row 5</w:t>
            </w:r>
          </w:p>
        </w:tc>
      </w:tr>
    </w:tbl>
    <w:p>
      <w:r>
        <w:t xml:space="preserve">MK14d below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MK14e above</w:t>
      </w:r>
    </w:p>
    <w:tbl>
      <w:tblPr>
        <w:tblW w:type="dxa" w:w="9026"/>
        <w:tblBorders>
          <w:top w:val="single" w:color="000000" w:sz="24"/>
          <w:left w:val="single" w:color="000000" w:sz="24"/>
          <w:bottom w:val="single" w:color="000000" w:sz="24"/>
          <w:right w:val="single" w:color="000000" w:sz="24"/>
          <w:insideH w:val="single" w:color="000000" w:sz="24"/>
          <w:insideV w:val="single" w:color="000000" w:sz="2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26"/>
      </w:tblGrid>
      <w:tr>
        <w:trPr>
          <w:del w:id="2" w:author="Watertight" w:date="2026-10-02T09:00:00Z"/>
        </w:trPr>
        <w:tc>
          <w:tcPr>
            <w:tcW w:type="dxa" w:w="9026"/>
          </w:tcPr>
          <w:p>
            <w:r>
              <w:t xml:space="preserve">MK14e row 1</w:t>
            </w:r>
          </w:p>
        </w:tc>
      </w:tr>
      <w:tr>
        <w:tc>
          <w:tcPr>
            <w:tcW w:type="dxa" w:w="9026"/>
          </w:tcPr>
          <w:p>
            <w:r>
              <w:t xml:space="preserve">MK14e row 2</w:t>
            </w:r>
          </w:p>
        </w:tc>
      </w:tr>
      <w:tr>
        <w:tc>
          <w:tcPr>
            <w:tcW w:type="dxa" w:w="9026"/>
          </w:tcPr>
          <w:p>
            <w:r>
              <w:t xml:space="preserve">MK14e row 3</w:t>
            </w:r>
          </w:p>
        </w:tc>
      </w:tr>
      <w:tr>
        <w:tc>
          <w:tcPr>
            <w:tcW w:type="dxa" w:w="9026"/>
          </w:tcPr>
          <w:p>
            <w:r>
              <w:t xml:space="preserve">MK14e row 4</w:t>
            </w:r>
          </w:p>
        </w:tc>
      </w:tr>
      <w:tr>
        <w:tc>
          <w:tcPr>
            <w:tcW w:type="dxa" w:w="9026"/>
          </w:tcPr>
          <w:p>
            <w:r>
              <w:t xml:space="preserve">MK14e row 5</w:t>
            </w:r>
          </w:p>
        </w:tc>
      </w:tr>
    </w:tbl>
    <w:p>
      <w:r>
        <w:t xml:space="preserve">MK14e below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MK14f above</w:t>
      </w:r>
    </w:p>
    <w:tbl>
      <w:tblPr>
        <w:tblW w:type="dxa" w:w="9026"/>
        <w:tblBorders>
          <w:top w:val="single" w:color="000000" w:sz="24"/>
          <w:left w:val="single" w:color="000000" w:sz="24"/>
          <w:bottom w:val="single" w:color="000000" w:sz="24"/>
          <w:right w:val="single" w:color="000000" w:sz="24"/>
          <w:insideH w:val="single" w:color="000000" w:sz="24"/>
          <w:insideV w:val="single" w:color="000000" w:sz="2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26"/>
      </w:tblGrid>
      <w:tr>
        <w:tc>
          <w:tcPr>
            <w:tcW w:type="dxa" w:w="9026"/>
          </w:tcPr>
          <w:p>
            <w:r>
              <w:t xml:space="preserve">MK14f row 1</w:t>
            </w:r>
          </w:p>
        </w:tc>
      </w:tr>
      <w:tr>
        <w:tc>
          <w:tcPr>
            <w:tcW w:type="dxa" w:w="9026"/>
          </w:tcPr>
          <w:p>
            <w:r>
              <w:t xml:space="preserve">MK14f row 2</w:t>
            </w:r>
          </w:p>
        </w:tc>
      </w:tr>
      <w:tr>
        <w:tc>
          <w:tcPr>
            <w:tcW w:type="dxa" w:w="9026"/>
          </w:tcPr>
          <w:p>
            <w:r>
              <w:t xml:space="preserve">MK14f row 3</w:t>
            </w:r>
          </w:p>
        </w:tc>
      </w:tr>
      <w:tr>
        <w:tc>
          <w:tcPr>
            <w:tcW w:type="dxa" w:w="9026"/>
          </w:tcPr>
          <w:p>
            <w:r>
              <w:t xml:space="preserve">MK14f row 4</w:t>
            </w:r>
          </w:p>
        </w:tc>
      </w:tr>
      <w:tr>
        <w:trPr>
          <w:del w:id="3" w:author="Watertight" w:date="2026-10-02T09:00:00Z"/>
        </w:trPr>
        <w:tc>
          <w:tcPr>
            <w:tcW w:type="dxa" w:w="9026"/>
          </w:tcPr>
          <w:p>
            <w:r>
              <w:t xml:space="preserve">MK14f row 5</w:t>
            </w:r>
          </w:p>
        </w:tc>
      </w:tr>
    </w:tbl>
    <w:p>
      <w:r>
        <w:t xml:space="preserve">MK14f below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MK14g above</w:t>
      </w:r>
    </w:p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26"/>
      </w:tblGrid>
      <w:tr>
        <w:tc>
          <w:tcPr>
            <w:tcW w:type="dxa" w:w="9026"/>
          </w:tcPr>
          <w:p>
            <w:r>
              <w:t xml:space="preserve">MK14g row 1</w:t>
            </w:r>
          </w:p>
        </w:tc>
      </w:tr>
      <w:tr>
        <w:tc>
          <w:tcPr>
            <w:tcW w:type="dxa" w:w="9026"/>
          </w:tcPr>
          <w:p>
            <w:r>
              <w:t xml:space="preserve">MK14g row 2</w:t>
            </w:r>
          </w:p>
        </w:tc>
      </w:tr>
      <w:tr>
        <w:trPr>
          <w:del w:id="4" w:author="Watertight" w:date="2026-10-02T09:00:00Z"/>
        </w:trPr>
        <w:tc>
          <w:tcPr>
            <w:tcW w:type="dxa" w:w="9026"/>
            <w:tcBorders>
              <w:top w:val="single" w:color="000000" w:sz="24"/>
              <w:bottom w:val="single" w:color="000000" w:sz="24"/>
            </w:tcBorders>
          </w:tcPr>
          <w:p>
            <w:r>
              <w:t xml:space="preserve">MK14g row 3</w:t>
            </w:r>
          </w:p>
        </w:tc>
      </w:tr>
      <w:tr>
        <w:tc>
          <w:tcPr>
            <w:tcW w:type="dxa" w:w="9026"/>
          </w:tcPr>
          <w:p>
            <w:r>
              <w:t xml:space="preserve">MK14g row 4</w:t>
            </w:r>
          </w:p>
        </w:tc>
      </w:tr>
      <w:tr>
        <w:tc>
          <w:tcPr>
            <w:tcW w:type="dxa" w:w="9026"/>
          </w:tcPr>
          <w:p>
            <w:r>
              <w:t xml:space="preserve">MK14g row 5</w:t>
            </w:r>
          </w:p>
        </w:tc>
      </w:tr>
    </w:tbl>
    <w:p>
      <w:r>
        <w:t xml:space="preserve">MK14g below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MK14h above</w:t>
      </w:r>
    </w:p>
    <w:tbl>
      <w:tblPr>
        <w:tblW w:type="dxa" w:w="9026"/>
        <w:tblCellSpacing w:type="dxa" w:w="1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26"/>
      </w:tblGrid>
      <w:tr>
        <w:tc>
          <w:tcPr>
            <w:tcW w:type="dxa" w:w="9026"/>
          </w:tcPr>
          <w:p>
            <w:r>
              <w:t xml:space="preserve">MK14h row 1</w:t>
            </w:r>
          </w:p>
        </w:tc>
      </w:tr>
      <w:tr>
        <w:tc>
          <w:tcPr>
            <w:tcW w:type="dxa" w:w="9026"/>
          </w:tcPr>
          <w:p>
            <w:r>
              <w:t xml:space="preserve">MK14h row 2</w:t>
            </w:r>
          </w:p>
        </w:tc>
      </w:tr>
      <w:tr>
        <w:trPr>
          <w:del w:id="5" w:author="Watertight" w:date="2026-10-02T09:00:00Z"/>
        </w:trPr>
        <w:tc>
          <w:tcPr>
            <w:tcW w:type="dxa" w:w="9026"/>
          </w:tcPr>
          <w:p>
            <w:r>
              <w:t xml:space="preserve">MK14h row 3</w:t>
            </w:r>
          </w:p>
        </w:tc>
      </w:tr>
      <w:tr>
        <w:tc>
          <w:tcPr>
            <w:tcW w:type="dxa" w:w="9026"/>
          </w:tcPr>
          <w:p>
            <w:r>
              <w:t xml:space="preserve">MK14h row 4</w:t>
            </w:r>
          </w:p>
        </w:tc>
      </w:tr>
      <w:tr>
        <w:tc>
          <w:tcPr>
            <w:tcW w:type="dxa" w:w="9026"/>
          </w:tcPr>
          <w:p>
            <w:r>
              <w:t xml:space="preserve">MK14h row 5</w:t>
            </w:r>
          </w:p>
        </w:tc>
      </w:tr>
    </w:tbl>
    <w:p>
      <w:r>
        <w:t xml:space="preserve">MK14h below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MK14i above</w:t>
      </w:r>
    </w:p>
    <w:tbl>
      <w:tblPr>
        <w:tblW w:type="dxa" w:w="9026"/>
        <w:tblCellSpacing w:type="dxa" w:w="1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26"/>
      </w:tblGrid>
      <w:tr>
        <w:tc>
          <w:tcPr>
            <w:tcW w:type="dxa" w:w="9026"/>
          </w:tcPr>
          <w:p>
            <w:r>
              <w:t xml:space="preserve">MK14i row 1</w:t>
            </w:r>
          </w:p>
        </w:tc>
      </w:tr>
      <w:tr>
        <w:tc>
          <w:tcPr>
            <w:tcW w:type="dxa" w:w="9026"/>
          </w:tcPr>
          <w:p>
            <w:r>
              <w:t xml:space="preserve">MK14i row 2</w:t>
            </w:r>
          </w:p>
        </w:tc>
      </w:tr>
      <w:tr>
        <w:tc>
          <w:tcPr>
            <w:tcW w:type="dxa" w:w="9026"/>
          </w:tcPr>
          <w:p>
            <w:r>
              <w:t xml:space="preserve">MK14i row 4</w:t>
            </w:r>
          </w:p>
        </w:tc>
      </w:tr>
      <w:tr>
        <w:tc>
          <w:tcPr>
            <w:tcW w:type="dxa" w:w="9026"/>
          </w:tcPr>
          <w:p>
            <w:r>
              <w:t xml:space="preserve">MK14i row 5</w:t>
            </w:r>
          </w:p>
        </w:tc>
      </w:tr>
    </w:tbl>
    <w:p>
      <w:r>
        <w:t xml:space="preserve">MK14i below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MK14j above</w:t>
      </w:r>
    </w:p>
    <w:tbl>
      <w:tblPr>
        <w:tblStyle w:val="ProbeFirstRow"/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CellMar>
          <w:top w:type="dxa" w:w="0"/>
          <w:left w:type="dxa" w:w="0"/>
          <w:bottom w:type="dxa" w:w="0"/>
          <w:right w:type="dxa" w:w="0"/>
        </w:tblCellMar>
        <w:tblLook w:firstRow="1" w:lastRow="0" w:firstColumn="0" w:lastColumn="0" w:noHBand="1" w:noVBand="1"/>
      </w:tblPr>
      <w:tblGrid>
        <w:gridCol w:w="9026"/>
      </w:tblGrid>
      <w:tr>
        <w:trPr>
          <w:del w:id="6" w:author="Watertight" w:date="2026-10-02T09:00:00Z"/>
        </w:trPr>
        <w:tc>
          <w:tcPr>
            <w:tcW w:type="dxa" w:w="9026"/>
          </w:tcPr>
          <w:p>
            <w:r>
              <w:t xml:space="preserve">MK14j row 1</w:t>
            </w:r>
          </w:p>
        </w:tc>
      </w:tr>
      <w:tr>
        <w:tc>
          <w:tcPr>
            <w:tcW w:type="dxa" w:w="9026"/>
          </w:tcPr>
          <w:p>
            <w:r>
              <w:t xml:space="preserve">MK14j row 2</w:t>
            </w:r>
          </w:p>
        </w:tc>
      </w:tr>
      <w:tr>
        <w:tc>
          <w:tcPr>
            <w:tcW w:type="dxa" w:w="9026"/>
          </w:tcPr>
          <w:p>
            <w:r>
              <w:t xml:space="preserve">MK14j row 3</w:t>
            </w:r>
          </w:p>
        </w:tc>
      </w:tr>
    </w:tbl>
    <w:p>
      <w:r>
        <w:t xml:space="preserve">MK14j below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MK14k above</w:t>
      </w:r>
    </w:p>
    <w:tbl>
      <w:tblPr>
        <w:tblStyle w:val="ProbeLastRow"/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CellMar>
          <w:top w:type="dxa" w:w="0"/>
          <w:left w:type="dxa" w:w="0"/>
          <w:bottom w:type="dxa" w:w="0"/>
          <w:right w:type="dxa" w:w="0"/>
        </w:tblCellMar>
        <w:tblLook w:firstRow="0" w:lastRow="1" w:firstColumn="0" w:lastColumn="0" w:noHBand="1" w:noVBand="1"/>
      </w:tblPr>
      <w:tblGrid>
        <w:gridCol w:w="9026"/>
      </w:tblGrid>
      <w:tr>
        <w:tc>
          <w:tcPr>
            <w:tcW w:type="dxa" w:w="9026"/>
          </w:tcPr>
          <w:p>
            <w:r>
              <w:t xml:space="preserve">MK14k row 1</w:t>
            </w:r>
          </w:p>
        </w:tc>
      </w:tr>
      <w:tr>
        <w:tc>
          <w:tcPr>
            <w:tcW w:type="dxa" w:w="9026"/>
          </w:tcPr>
          <w:p>
            <w:r>
              <w:t xml:space="preserve">MK14k row 2</w:t>
            </w:r>
          </w:p>
        </w:tc>
      </w:tr>
      <w:tr>
        <w:trPr>
          <w:del w:id="7" w:author="Watertight" w:date="2026-10-02T09:00:00Z"/>
        </w:trPr>
        <w:tc>
          <w:tcPr>
            <w:tcW w:type="dxa" w:w="9026"/>
          </w:tcPr>
          <w:p>
            <w:r>
              <w:t xml:space="preserve">MK14k row 3</w:t>
            </w:r>
          </w:p>
        </w:tc>
      </w:tr>
    </w:tbl>
    <w:p>
      <w:r>
        <w:t xml:space="preserve">MK14k below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MK14l above</w:t>
      </w:r>
    </w:p>
    <w:tbl>
      <w:tblPr>
        <w:tblStyle w:val="ProbeBands"/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CellMar>
          <w:top w:type="dxa" w:w="0"/>
          <w:left w:type="dxa" w:w="0"/>
          <w:bottom w:type="dxa" w:w="0"/>
          <w:right w:type="dxa" w:w="0"/>
        </w:tblCellMar>
        <w:tblLook w:firstRow="0" w:lastRow="0" w:firstColumn="0" w:lastColumn="0" w:noHBand="0" w:noVBand="1"/>
      </w:tblPr>
      <w:tblGrid>
        <w:gridCol w:w="9026"/>
      </w:tblGrid>
      <w:tr>
        <w:tc>
          <w:tcPr>
            <w:tcW w:type="dxa" w:w="9026"/>
          </w:tcPr>
          <w:p>
            <w:r>
              <w:t xml:space="preserve">MK14l row 1</w:t>
            </w:r>
          </w:p>
        </w:tc>
      </w:tr>
      <w:tr>
        <w:trPr>
          <w:del w:id="8" w:author="Watertight" w:date="2026-10-02T09:00:00Z"/>
        </w:trPr>
        <w:tc>
          <w:tcPr>
            <w:tcW w:type="dxa" w:w="9026"/>
          </w:tcPr>
          <w:p>
            <w:r>
              <w:t xml:space="preserve">MK14l row 2</w:t>
            </w:r>
          </w:p>
        </w:tc>
      </w:tr>
      <w:tr>
        <w:tc>
          <w:tcPr>
            <w:tcW w:type="dxa" w:w="9026"/>
          </w:tcPr>
          <w:p>
            <w:r>
              <w:t xml:space="preserve">MK14l row 3</w:t>
            </w:r>
          </w:p>
        </w:tc>
      </w:tr>
      <w:tr>
        <w:tc>
          <w:tcPr>
            <w:tcW w:type="dxa" w:w="9026"/>
          </w:tcPr>
          <w:p>
            <w:r>
              <w:t xml:space="preserve">MK14l row 4</w:t>
            </w:r>
          </w:p>
        </w:tc>
      </w:tr>
      <w:tr>
        <w:tc>
          <w:tcPr>
            <w:tcW w:type="dxa" w:w="9026"/>
          </w:tcPr>
          <w:p>
            <w:r>
              <w:t xml:space="preserve">MK14l row 5</w:t>
            </w:r>
          </w:p>
        </w:tc>
      </w:tr>
    </w:tbl>
    <w:p>
      <w:r>
        <w:t xml:space="preserve">MK14l below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table" w:styleId="ProbeFirstRow">
    <w:name w:val="ProbeFirstRow"/>
    <w:basedOn w:val="TableNormal"/>
    <w:tblPr>
      <w:tblStyleRowBandSize w:val="1"/>
    </w:tblPr>
    <w:tblStylePr w:type="firstRow">
      <w:rPr>
        <w:sz w:val="32"/>
      </w:rPr>
    </w:tblStylePr>
  </w:style>
  <w:style w:type="table" w:styleId="ProbeLastRow">
    <w:name w:val="ProbeLastRow"/>
    <w:basedOn w:val="TableNormal"/>
    <w:tblPr>
      <w:tblStyleRowBandSize w:val="1"/>
    </w:tblPr>
    <w:tblStylePr w:type="lastRow">
      <w:rPr>
        <w:sz w:val="32"/>
      </w:rPr>
    </w:tblStylePr>
  </w:style>
  <w:style w:type="table" w:styleId="ProbeBands">
    <w:name w:val="ProbeBands"/>
    <w:basedOn w:val="TableNormal"/>
    <w:tblPr>
      <w:tblStyleRowBandSize w:val="1"/>
    </w:tblPr>
    <w:tblStylePr w:type="band1Horz">
      <w:rPr>
        <w:sz w:val="32"/>
      </w:rPr>
    </w:tblStylePr>
    <w:tblStylePr w:type="band2Horz">
      <w:rPr>
        <w:sz w:val="20"/>
      </w:rPr>
    </w:tblStyle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2026-10-02T03:51:25.474Z</dcterms:created>
  <dcterms:modified xsi:type="dcterms:W3CDTF">2026-10-02T03:51:25.475Z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