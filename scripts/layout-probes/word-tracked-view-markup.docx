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MK13a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w:t>
      </w:r>
      <w:del w:id="32" w:author="Watertight" w:date="2026-10-02T09:00:00Z">
        <w:r>
          <w:delText xml:space="preserve">of summer the survey the from the in foot mouth made on river was and the coast boat to the by lighthouse of summer the survey the from the in foot mouth made on river was and the coast boat </w:delText>
        </w:r>
      </w:del>
      <w:r>
        <w:t xml:space="preserve">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MK13b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w:t>
      </w:r>
      <w:ins w:id="33" w:author="Watertight" w:date="2026-10-02T09:00:00Z">
        <w:r>
          <w:t xml:space="preserve">of summer the survey the from the in foot mouth made on river was and the coast boat to the by lighthouse of summer the survey the from the in foot mouth made on river was and the coast boat </w:t>
        </w:r>
      </w:ins>
      <w:r>
        <w:t xml:space="preserve">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pPr>
        <w:rPr>
          <w:del w:id="34" w:author="Watertight" w:date="2026-10-02T09:00:00Z"/>
        </w:rPr>
      </w:pPr>
      <w:r>
        <w:t xml:space="preserve">MK13c first</w:t>
      </w:r>
    </w:p>
    <w:p>
      <w:r>
        <w:t xml:space="preserve">MK13c second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revisionView w:markup="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ig">
    <w:name w:val="Big"/>
    <w:basedOn w:val="Normal"/>
    <w:next w:val="Normal"/>
    <w:pPr>
      <w:spacing w:after="600"/>
    </w:pPr>
    <w:rPr>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2026-10-02T02:46:30.067Z</dcterms:created>
  <dcterms:modified xsi:type="dcterms:W3CDTF">2026-10-02T02:46:30.067Z</dcterms:modified>
</cp:coreProperties>
</file>

<file path=docProps/custom.xml><?xml version="1.0" encoding="utf-8"?>
<Properties xmlns="http://schemas.openxmlformats.org/officeDocument/2006/custom-properties" xmlns:vt="http://schemas.openxmlformats.org/officeDocument/2006/docPropsVTypes"/>
</file>