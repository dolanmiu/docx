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MK7a above</w:t>
      </w:r>
    </w:p>
    <w:p>
      <w:pPr>
        <w:spacing w:after="600" w:before="400"/>
        <w:jc w:val="right"/>
        <w:rPr>
          <w:del w:id="0" w:author="Watertight" w:date="2026-10-02T09:00:00Z"/>
        </w:rPr>
      </w:pPr>
      <w:r>
        <w:t xml:space="preserve">MK7a first</w:t>
      </w:r>
    </w:p>
    <w:p>
      <w:r>
        <w:t xml:space="preserve">MK7a second</w:t>
      </w:r>
    </w:p>
    <w:p>
      <w:r>
        <w:t xml:space="preserve">MK7a below</w:t>
      </w:r>
    </w:p>
    <w:p>
      <w:r>
        <w:t xml:space="preserve">MK7b above</w:t>
      </w:r>
    </w:p>
    <w:p>
      <w:pPr>
        <w:spacing w:after="600" w:before="400"/>
        <w:jc w:val="right"/>
        <w:rPr>
          <w:del w:id="1" w:author="Watertight" w:date="2026-10-02T09:00:00Z"/>
        </w:rPr>
      </w:pPr>
      <w:del w:id="2" w:author="Watertight" w:date="2026-10-02T09:00:00Z">
        <w:r>
          <w:delText xml:space="preserve">MK7b first</w:delText>
        </w:r>
      </w:del>
    </w:p>
    <w:p>
      <w:r>
        <w:t xml:space="preserve">MK7b second</w:t>
      </w:r>
    </w:p>
    <w:p>
      <w:r>
        <w:t xml:space="preserve">MK7b below</w:t>
      </w:r>
    </w:p>
    <w:p>
      <w:r>
        <w:t xml:space="preserve">MK7c above</w:t>
      </w:r>
    </w:p>
    <w:p>
      <w:pPr>
        <w:rPr>
          <w:del w:id="3" w:author="Watertight" w:date="2026-10-02T09:00:00Z"/>
        </w:rPr>
      </w:pPr>
      <w:r>
        <w:t xml:space="preserve">MK7c first</w:t>
      </w:r>
    </w:p>
    <w:p>
      <w:pPr>
        <w:spacing w:after="600" w:before="400"/>
        <w:jc w:val="right"/>
      </w:pPr>
      <w:r>
        <w:t xml:space="preserve">MK7c second</w:t>
      </w:r>
    </w:p>
    <w:p>
      <w:r>
        <w:t xml:space="preserve">MK7c below</w:t>
      </w:r>
    </w:p>
    <w:p>
      <w:r>
        <w:t xml:space="preserve">MK7d above</w:t>
      </w:r>
    </w:p>
    <w:p>
      <w:pPr>
        <w:spacing w:after="600" w:before="400"/>
        <w:jc w:val="right"/>
        <w:rPr>
          <w:del w:id="4" w:author="Watertight" w:date="2026-10-02T09:00:00Z"/>
        </w:rPr>
      </w:pPr>
    </w:p>
    <w:p>
      <w:r>
        <w:t xml:space="preserve">MK7d second</w:t>
      </w:r>
    </w:p>
    <w:p>
      <w:r>
        <w:t xml:space="preserve">MK7d below</w:t>
      </w:r>
    </w:p>
    <w:p>
      <w:r>
        <w:t xml:space="preserve">MK7e above</w:t>
      </w:r>
    </w:p>
    <w:p>
      <w:pPr>
        <w:pStyle w:val="Big"/>
        <w:rPr>
          <w:del w:id="5" w:author="Watertight" w:date="2026-10-02T09:00:00Z"/>
        </w:rPr>
      </w:pPr>
      <w:r>
        <w:t xml:space="preserve">MK7e first</w:t>
      </w:r>
    </w:p>
    <w:p>
      <w:r>
        <w:t xml:space="preserve">MK7e second</w:t>
      </w:r>
    </w:p>
    <w:p>
      <w:r>
        <w:t xml:space="preserve">MK7e below</w:t>
      </w:r>
    </w:p>
    <w:p>
      <w:r>
        <w:t xml:space="preserve">MK7f above</w:t>
      </w:r>
    </w:p>
    <w:p>
      <w:pPr>
        <w:rPr>
          <w:del w:id="6" w:author="Watertight" w:date="2026-10-02T09:00:00Z"/>
        </w:rPr>
      </w:pPr>
      <w:r>
        <w:t xml:space="preserve">MK7f first</w:t>
      </w:r>
    </w:p>
    <w:p>
      <w:pPr>
        <w:pStyle w:val="Big"/>
      </w:pPr>
      <w:r>
        <w:t xml:space="preserve">MK7f second</w:t>
      </w:r>
    </w:p>
    <w:p>
      <w:r>
        <w:t xml:space="preserve">MK7f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MK8a above</w:t>
      </w:r>
    </w:p>
    <w:p>
      <w:pPr>
        <w:rPr>
          <w:del w:id="7" w:author="Watertight" w:date="2026-10-02T09:00:00Z"/>
        </w:rPr>
      </w:pPr>
      <w:r>
        <w:t xml:space="preserve">MK8a first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MK8a cell</w:t>
            </w:r>
          </w:p>
        </w:tc>
      </w:tr>
    </w:tbl>
    <w:p>
      <w:r>
        <w:t xml:space="preserve">MK8a below</w:t>
      </w:r>
    </w:p>
    <w:p>
      <w:r>
        <w:t xml:space="preserve">MK8b above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pPr>
              <w:rPr>
                <w:del w:id="8" w:author="Watertight" w:date="2026-10-02T09:00:00Z"/>
              </w:rPr>
            </w:pPr>
            <w:r>
              <w:t xml:space="preserve">MK8b one</w:t>
            </w:r>
          </w:p>
          <w:p>
            <w:pPr>
              <w:rPr>
                <w:del w:id="9" w:author="Watertight" w:date="2026-10-02T09:00:00Z"/>
              </w:rPr>
            </w:pPr>
            <w:r>
              <w:t xml:space="preserve">MK8b two</w:t>
            </w:r>
          </w:p>
        </w:tc>
      </w:tr>
      <w:tr>
        <w:tc>
          <w:tcPr>
            <w:tcW w:type="dxa" w:w="9026"/>
          </w:tcPr>
          <w:p>
            <w:r>
              <w:t xml:space="preserve">MK8b next row</w:t>
            </w:r>
          </w:p>
        </w:tc>
      </w:tr>
    </w:tbl>
    <w:p>
      <w:r>
        <w:t xml:space="preserve">MK8b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MK9a above</w:t>
      </w:r>
    </w:p>
    <w:p>
      <w:pPr>
        <w:pStyle w:val="ListParagraph"/>
        <w:numPr>
          <w:ilvl w:val="0"/>
          <w:numId w:val="2"/>
        </w:numPr>
      </w:pPr>
      <w:r>
        <w:t xml:space="preserve">MK9a one</w:t>
      </w:r>
    </w:p>
    <w:p>
      <w:pPr>
        <w:pStyle w:val="ListParagraph"/>
        <w:numPr>
          <w:ilvl w:val="0"/>
          <w:numId w:val="2"/>
        </w:numPr>
        <w:rPr>
          <w:del w:id="10" w:author="Watertight" w:date="2026-10-02T09:00:00Z"/>
        </w:rPr>
      </w:pPr>
      <w:r>
        <w:t xml:space="preserve">MK9a two</w:t>
      </w:r>
    </w:p>
    <w:p>
      <w:pPr>
        <w:pStyle w:val="ListParagraph"/>
        <w:numPr>
          <w:ilvl w:val="0"/>
          <w:numId w:val="2"/>
        </w:numPr>
      </w:pPr>
      <w:r>
        <w:t xml:space="preserve">MK9a three</w:t>
      </w:r>
    </w:p>
    <w:p>
      <w:pPr>
        <w:pStyle w:val="ListParagraph"/>
        <w:numPr>
          <w:ilvl w:val="0"/>
          <w:numId w:val="2"/>
        </w:numPr>
      </w:pPr>
      <w:r>
        <w:t xml:space="preserve">MK9a four</w:t>
      </w:r>
    </w:p>
    <w:p>
      <w:r>
        <w:t xml:space="preserve">MK9a below</w:t>
      </w:r>
    </w:p>
    <w:p>
      <w:r>
        <w:t xml:space="preserve">MK9b above</w:t>
      </w:r>
    </w:p>
    <w:p>
      <w:pPr>
        <w:pStyle w:val="ListParagraph"/>
        <w:numPr>
          <w:ilvl w:val="0"/>
          <w:numId w:val="3"/>
        </w:numPr>
        <w:rPr>
          <w:del w:id="11" w:author="Watertight" w:date="2026-10-02T09:00:00Z"/>
        </w:rPr>
      </w:pPr>
      <w:r>
        <w:t xml:space="preserve">MK9b item</w:t>
      </w:r>
    </w:p>
    <w:p>
      <w:r>
        <w:t xml:space="preserve">MK9b plain</w:t>
      </w:r>
    </w:p>
    <w:p>
      <w:r>
        <w:t xml:space="preserve">MK9b below</w:t>
      </w:r>
    </w:p>
    <w:p>
      <w:r>
        <w:t xml:space="preserve">MK9c above</w:t>
      </w:r>
    </w:p>
    <w:p>
      <w:pPr>
        <w:rPr>
          <w:del w:id="12" w:author="Watertight" w:date="2026-10-02T09:00:00Z"/>
        </w:rPr>
      </w:pPr>
      <w:r>
        <w:t xml:space="preserve">MK9c plain</w:t>
      </w:r>
    </w:p>
    <w:p>
      <w:pPr>
        <w:pStyle w:val="ListParagraph"/>
        <w:numPr>
          <w:ilvl w:val="0"/>
          <w:numId w:val="4"/>
        </w:numPr>
      </w:pPr>
      <w:r>
        <w:t xml:space="preserve">MK9c item</w:t>
      </w:r>
    </w:p>
    <w:p>
      <w:r>
        <w:t xml:space="preserve">MK9c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MK10a above</w:t>
      </w:r>
    </w:p>
    <w:p>
      <w:r>
        <w:t xml:space="preserve">MK10a text </w:t>
      </w:r>
      <w:del w:id="905" w:author="Watertight" w:date="2026-10-02T09:00:00Z">
        <w:r>
          <w:drawing>
            <wp:inline distT="0" distB="0" distL="0" distR="0">
              <wp:extent cx="914400" cy="914400"/>
              <wp:effectExtent t="0" r="0" b="0" l="0"/>
              <wp:docPr id="1" name="" descr="" titl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r>
        <w:t xml:space="preserve"> end</w:t>
      </w:r>
    </w:p>
    <w:p>
      <w:r>
        <w:t xml:space="preserve">MK10a below</w:t>
      </w:r>
    </w:p>
    <w:p>
      <w:r>
        <w:t xml:space="preserve">MK10c above</w:t>
      </w:r>
    </w:p>
    <w:p>
      <w:r>
        <w:t xml:space="preserve">MK10c left</w:t>
      </w:r>
      <w:del w:id="13" w:author="Watertight" w:date="2026-10-02T09:00:00Z">
        <w:r>
          <w:tab/>
        </w:r>
      </w:del>
      <w:r>
        <w:t xml:space="preserve">right</w:t>
      </w:r>
    </w:p>
    <w:p>
      <w:r>
        <w:t xml:space="preserve">MK10c below</w:t>
      </w:r>
    </w:p>
    <w:p>
      <w:r>
        <w:t xml:space="preserve">MK10d above</w:t>
      </w:r>
    </w:p>
    <w:p>
      <w:r>
        <w:t xml:space="preserve">MK10d before</w:t>
      </w:r>
      <w:del w:id="14" w:author="Watertight" w:date="2026-10-02T09:00:00Z">
        <w:r>
          <w:br/>
        </w:r>
      </w:del>
      <w:r>
        <w:t xml:space="preserve">MK10d after</w:t>
      </w:r>
    </w:p>
    <w:p>
      <w:r>
        <w:t xml:space="preserve">MK10d below</w:t>
      </w:r>
    </w:p>
    <w:p>
      <w:r>
        <w:t xml:space="preserve">MK10e above</w:t>
      </w:r>
    </w:p>
    <w:p>
      <w:r>
        <w:t xml:space="preserve">MK10e text</w:t>
      </w:r>
      <w:del w:id="15" w:author="Watertight" w:date="2026-10-02T09:00:00Z">
        <w:r/>
        <w:r>
          <w:rPr>
            <w:rStyle w:val="FootnoteReference"/>
          </w:rPr>
          <w:footnoteReference w:id="1"/>
        </w:r>
      </w:del>
      <w:r>
        <w:t xml:space="preserve"> more</w:t>
      </w:r>
      <w:r>
        <w:rPr>
          <w:rStyle w:val="FootnoteReference"/>
        </w:rPr>
        <w:footnoteReference w:id="2"/>
      </w:r>
      <w:r>
        <w:t xml:space="preserve"> end</w:t>
      </w:r>
    </w:p>
    <w:p>
      <w:r>
        <w:t xml:space="preserve">MK10e below</w:t>
      </w:r>
    </w:p>
    <w:p>
      <w:r>
        <w:t xml:space="preserve">MK10f above</w:t>
      </w:r>
    </w:p>
    <w:p>
      <w:r>
        <w:t xml:space="preserve">MK10f from</w:t>
      </w:r>
      <w:moveFromRangeStart w:id="901" w:author="Watertight" w:date="2026-10-02T09:00:00Z" w:name="move901"/>
      <w:moveFrom w:id="902" w:author="Watertight" w:date="2026-10-02T09:00:00Z">
        <w:r>
          <w:t xml:space="preserve"> alpha beta gamma</w:t>
        </w:r>
      </w:moveFrom>
      <w:moveFromRangeEnd w:id="901"/>
      <w:r>
        <w:t xml:space="preserve"> end</w:t>
      </w:r>
    </w:p>
    <w:p>
      <w:r>
        <w:t xml:space="preserve">MK10f to</w:t>
      </w:r>
      <w:moveToRangeStart w:id="903" w:author="Watertight" w:date="2026-10-02T09:00:00Z" w:name="move901"/>
      <w:moveTo w:id="904" w:author="Watertight" w:date="2026-10-02T09:00:00Z">
        <w:r>
          <w:t xml:space="preserve"> alpha beta gamma</w:t>
        </w:r>
      </w:moveTo>
      <w:moveToRangeEnd w:id="903"/>
      <w:r>
        <w:t xml:space="preserve"> end</w:t>
      </w:r>
    </w:p>
    <w:p>
      <w:r>
        <w:t xml:space="preserve">MK10f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MK10b above</w:t>
      </w:r>
    </w:p>
    <w:p>
      <w:r>
        <w:t xml:space="preserve">MK10b before</w:t>
      </w:r>
      <w:del w:id="16" w:author="Watertight" w:date="2026-10-02T09:00:00Z">
        <w:r/>
        <w:r>
          <w:br w:type="page"/>
        </w:r>
      </w:del>
      <w:r>
        <w:t xml:space="preserve">MK10b after</w:t>
      </w:r>
    </w:p>
    <w:p>
      <w:r>
        <w:t xml:space="preserve">MK10b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MK11a above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rPr>
          <w:del w:id="17" w:author="Watertight" w:date="2026-10-02T09:00:00Z"/>
        </w:trPr>
        <w:tc>
          <w:tcPr>
            <w:tcW w:type="dxa" w:w="9026"/>
          </w:tcPr>
          <w:p>
            <w:r>
              <w:t xml:space="preserve">MK11a row 1</w:t>
            </w:r>
          </w:p>
        </w:tc>
      </w:tr>
      <w:tr>
        <w:trPr>
          <w:del w:id="18" w:author="Watertight" w:date="2026-10-02T09:00:00Z"/>
        </w:trPr>
        <w:tc>
          <w:tcPr>
            <w:tcW w:type="dxa" w:w="9026"/>
          </w:tcPr>
          <w:p>
            <w:r>
              <w:t xml:space="preserve">MK11a row 2</w:t>
            </w:r>
          </w:p>
        </w:tc>
      </w:tr>
    </w:tbl>
    <w:p>
      <w:r>
        <w:t xml:space="preserve">MK11a below</w:t>
      </w:r>
    </w:p>
    <w:p>
      <w:r>
        <w:t xml:space="preserve">MK11b above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6026"/>
      </w:tblGrid>
      <w:tr>
        <w:tc>
          <w:tcPr>
            <w:tcW w:type="dxa" w:w="3000"/>
            <w:vMerge w:val="restart"/>
          </w:tcPr>
          <w:p>
            <w:r>
              <w:t xml:space="preserve">MK11b merged</w:t>
            </w:r>
          </w:p>
        </w:tc>
        <w:tc>
          <w:tcPr>
            <w:tcW w:type="dxa" w:w="6026"/>
          </w:tcPr>
          <w:p>
            <w:r>
              <w:t xml:space="preserve">MK11b row 1</w:t>
            </w:r>
          </w:p>
        </w:tc>
      </w:tr>
      <w:tr>
        <w:trPr>
          <w:del w:id="19" w:author="Watertight" w:date="2026-10-02T09:00:00Z"/>
        </w:trPr>
        <w:tc>
          <w:tcPr>
            <w:tcW w:type="dxa" w:w="3000"/>
            <w:vMerge w:val="continue"/>
          </w:tcPr>
          <w:p/>
        </w:tc>
        <w:tc>
          <w:tcPr>
            <w:tcW w:type="dxa" w:w="6026"/>
          </w:tcPr>
          <w:p>
            <w:r>
              <w:t xml:space="preserve">MK11b row 2</w:t>
            </w:r>
          </w:p>
        </w:tc>
      </w:tr>
      <w:tr>
        <w:tc>
          <w:tcPr>
            <w:tcW w:type="dxa" w:w="3000"/>
            <w:vMerge w:val="continue"/>
          </w:tcPr>
          <w:p/>
        </w:tc>
        <w:tc>
          <w:tcPr>
            <w:tcW w:type="dxa" w:w="6026"/>
          </w:tcPr>
          <w:p>
            <w:r>
              <w:t xml:space="preserve">MK11b row 3</w:t>
            </w:r>
          </w:p>
        </w:tc>
      </w:tr>
    </w:tbl>
    <w:p>
      <w:r>
        <w:t xml:space="preserve">MK11b below</w:t>
      </w:r>
    </w:p>
    <w:p>
      <w:r>
        <w:t xml:space="preserve">MK11c above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6026"/>
      </w:tblGrid>
      <w:tr>
        <w:trPr>
          <w:del w:id="20" w:author="Watertight" w:date="2026-10-02T09:00:00Z"/>
        </w:trPr>
        <w:tc>
          <w:tcPr>
            <w:tcW w:type="dxa" w:w="3000"/>
            <w:vMerge w:val="restart"/>
          </w:tcPr>
          <w:p>
            <w:r>
              <w:t xml:space="preserve">MK11c merged</w:t>
            </w:r>
          </w:p>
        </w:tc>
        <w:tc>
          <w:tcPr>
            <w:tcW w:type="dxa" w:w="6026"/>
          </w:tcPr>
          <w:p>
            <w:r>
              <w:t xml:space="preserve">MK11c row 1</w:t>
            </w:r>
          </w:p>
        </w:tc>
      </w:tr>
      <w:tr>
        <w:tc>
          <w:tcPr>
            <w:tcW w:type="dxa" w:w="3000"/>
            <w:vMerge w:val="continue"/>
          </w:tcPr>
          <w:p/>
        </w:tc>
        <w:tc>
          <w:tcPr>
            <w:tcW w:type="dxa" w:w="6026"/>
          </w:tcPr>
          <w:p>
            <w:r>
              <w:t xml:space="preserve">MK11c row 2</w:t>
            </w:r>
          </w:p>
        </w:tc>
      </w:tr>
      <w:tr>
        <w:tc>
          <w:tcPr>
            <w:tcW w:type="dxa" w:w="3000"/>
            <w:vMerge w:val="continue"/>
          </w:tcPr>
          <w:p/>
        </w:tc>
        <w:tc>
          <w:tcPr>
            <w:tcW w:type="dxa" w:w="6026"/>
          </w:tcPr>
          <w:p>
            <w:r>
              <w:t xml:space="preserve">MK11c row 3</w:t>
            </w:r>
          </w:p>
        </w:tc>
      </w:tr>
    </w:tbl>
    <w:p>
      <w:r>
        <w:t xml:space="preserve">MK11c below</w:t>
      </w:r>
    </w:p>
    <w:p>
      <w:r>
        <w:t xml:space="preserve">MK11d above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MK11d row 1</w:t>
            </w:r>
          </w:p>
        </w:tc>
      </w:tr>
      <w:tr>
        <w:trPr>
          <w:ins w:id="21" w:author="Watertight" w:date="2026-10-02T09:00:00Z"/>
        </w:trPr>
        <w:tc>
          <w:tcPr>
            <w:tcW w:type="dxa" w:w="9026"/>
          </w:tcPr>
          <w:p>
            <w:r>
              <w:t xml:space="preserve">MK11d row 2</w:t>
            </w:r>
          </w:p>
        </w:tc>
      </w:tr>
      <w:tr>
        <w:tc>
          <w:tcPr>
            <w:tcW w:type="dxa" w:w="9026"/>
          </w:tcPr>
          <w:p>
            <w:r>
              <w:t xml:space="preserve">MK11d row 3</w:t>
            </w:r>
          </w:p>
        </w:tc>
      </w:tr>
    </w:tbl>
    <w:p>
      <w:r>
        <w:t xml:space="preserve">MK11d below</w:t>
      </w:r>
    </w:p>
    <w:p>
      <w:r>
        <w:t xml:space="preserve">MK11e above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3000"/>
        <w:gridCol w:w="3026"/>
      </w:tblGrid>
      <w:tr>
        <w:tc>
          <w:tcPr>
            <w:tcW w:type="dxa" w:w="3000"/>
          </w:tcPr>
          <w:p>
            <w:r>
              <w:t xml:space="preserve">MK11e left</w:t>
            </w:r>
          </w:p>
        </w:tc>
        <w:tc>
          <w:tcPr>
            <w:tcW w:type="dxa" w:w="3000"/>
            <w:cellDel w:id="22" w:author="Watertight" w:date="2026-10-02T09:00:00Z"/>
          </w:tcPr>
          <w:p>
            <w:r>
              <w:t xml:space="preserve">MK11e middle</w:t>
            </w:r>
          </w:p>
        </w:tc>
        <w:tc>
          <w:tcPr>
            <w:tcW w:type="dxa" w:w="3026"/>
          </w:tcPr>
          <w:p>
            <w:r>
              <w:t xml:space="preserve">MK11e right</w:t>
            </w:r>
          </w:p>
        </w:tc>
      </w:tr>
    </w:tbl>
    <w:p>
      <w:r>
        <w:t xml:space="preserve">MK11e below</w:t>
      </w:r>
    </w:p>
    <w:p>
      <w:r>
        <w:t xml:space="preserve">MK11f above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3000"/>
        <w:gridCol w:w="3026"/>
      </w:tblGrid>
      <w:tr>
        <w:tc>
          <w:tcPr>
            <w:tcW w:type="dxa" w:w="3000"/>
          </w:tcPr>
          <w:p>
            <w:r>
              <w:t xml:space="preserve">MK11f left</w:t>
            </w:r>
          </w:p>
        </w:tc>
        <w:tc>
          <w:tcPr>
            <w:tcW w:type="dxa" w:w="3000"/>
            <w:cellIns w:id="23" w:author="Watertight" w:date="2026-10-02T09:00:00Z"/>
          </w:tcPr>
          <w:p>
            <w:r>
              <w:t xml:space="preserve">MK11f middle</w:t>
            </w:r>
          </w:p>
        </w:tc>
        <w:tc>
          <w:tcPr>
            <w:tcW w:type="dxa" w:w="3026"/>
          </w:tcPr>
          <w:p>
            <w:r>
              <w:t xml:space="preserve">MK11f right</w:t>
            </w:r>
          </w:p>
        </w:tc>
      </w:tr>
    </w:tbl>
    <w:p>
      <w:r>
        <w:t xml:space="preserve">MK11f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MK11h above</w:t>
      </w:r>
    </w:p>
    <w:tbl>
      <w:tblPr>
        <w:tblW w:type="auto" w:w="1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13"/>
        <w:gridCol w:w="4513"/>
      </w:tblGrid>
      <w:tr>
        <w:tc>
          <w:p>
            <w:r>
              <w:t xml:space="preserve">MK11h a</w:t>
            </w:r>
          </w:p>
        </w:tc>
        <w:tc>
          <w:p>
            <w:r>
              <w:t xml:space="preserve">MK11h b</w:t>
            </w:r>
          </w:p>
        </w:tc>
      </w:tr>
      <w:tr>
        <w:trPr>
          <w:del w:id="24" w:author="Watertight" w:date="2026-10-02T09:00:00Z"/>
        </w:trPr>
        <w:tc>
          <w:p>
            <w:r>
              <w:t xml:space="preserve">MK11h the in foot mouth made on river was and the coast boat</w:t>
            </w:r>
          </w:p>
        </w:tc>
        <w:tc>
          <w:p>
            <w:r>
              <w:t xml:space="preserve">MK11h c</w:t>
            </w:r>
          </w:p>
        </w:tc>
      </w:tr>
    </w:tbl>
    <w:p>
      <w:r>
        <w:t xml:space="preserve">MK11h below</w:t>
      </w:r>
    </w:p>
    <w:p>
      <w:r>
        <w:t xml:space="preserve">MK11i above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500"/>
        <w:gridCol w:w="7526"/>
      </w:tblGrid>
      <w:tr>
        <w:tc>
          <w:tcPr>
            <w:tcW w:type="dxa" w:w="1500"/>
          </w:tcPr>
          <w:p>
            <w:r>
              <w:t xml:space="preserve">MK11i a</w:t>
            </w:r>
          </w:p>
        </w:tc>
        <w:tc>
          <w:tcPr>
            <w:tcW w:type="dxa" w:w="7526"/>
          </w:tcPr>
          <w:p>
            <w:r>
              <w:t xml:space="preserve">MK11i b</w:t>
            </w:r>
          </w:p>
        </w:tc>
      </w:tr>
      <w:tr>
        <w:trPr>
          <w:del w:id="25" w:author="Watertight" w:date="2026-10-02T09:00:00Z"/>
        </w:trPr>
        <w:tc>
          <w:tcPr>
            <w:tcW w:type="dxa" w:w="1500"/>
          </w:tcPr>
          <w:p>
            <w:r>
              <w:t xml:space="preserve">MK11i Llanfairpwllgwyngyllgogerychwyrndrobwll</w:t>
            </w:r>
          </w:p>
        </w:tc>
        <w:tc>
          <w:tcPr>
            <w:tcW w:type="dxa" w:w="7526"/>
          </w:tcPr>
          <w:p>
            <w:r>
              <w:t xml:space="preserve">MK11i c</w:t>
            </w:r>
          </w:p>
        </w:tc>
      </w:tr>
    </w:tbl>
    <w:p>
      <w:r>
        <w:t xml:space="preserve">MK11i below</w:t>
      </w:r>
    </w:p>
    <w:p>
      <w:r>
        <w:t xml:space="preserve">MK11j above</w:t>
      </w:r>
    </w:p>
    <w:tbl>
      <w:tblPr>
        <w:tblW w:type="auto" w:w="1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13"/>
        <w:gridCol w:w="4513"/>
      </w:tblGrid>
      <w:tr>
        <w:tc>
          <w:p>
            <w:r>
              <w:t xml:space="preserve">MK11j a</w:t>
            </w:r>
            <w:del w:id="26" w:author="Watertight" w:date="2026-10-02T09:00:00Z">
              <w:r>
                <w:delText xml:space="preserve"> the in foot mouth made on river was and the coast boat</w:delText>
              </w:r>
            </w:del>
          </w:p>
        </w:tc>
        <w:tc>
          <w:p>
            <w:r>
              <w:t xml:space="preserve">MK11j b</w:t>
            </w:r>
          </w:p>
        </w:tc>
      </w:tr>
    </w:tbl>
    <w:p>
      <w:r>
        <w:t xml:space="preserve">MK11j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MK11g above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rPr>
          <w:tblHeader/>
          <w:del w:id="27" w:author="Watertight" w:date="2026-10-02T09:00:00Z"/>
        </w:trPr>
        <w:tc>
          <w:tcPr>
            <w:tcW w:type="dxa" w:w="9026"/>
          </w:tcPr>
          <w:p>
            <w:r>
              <w:t xml:space="preserve">MK11g header</w:t>
            </w:r>
          </w:p>
        </w:tc>
      </w:tr>
      <w:tr>
        <w:tc>
          <w:tcPr>
            <w:tcW w:type="dxa" w:w="9026"/>
          </w:tcPr>
          <w:p>
            <w:r>
              <w:t xml:space="preserve">MK11g row 1</w:t>
            </w:r>
          </w:p>
        </w:tc>
      </w:tr>
      <w:tr>
        <w:tc>
          <w:tcPr>
            <w:tcW w:type="dxa" w:w="9026"/>
          </w:tcPr>
          <w:p>
            <w:r>
              <w:t xml:space="preserve">MK11g row 2</w:t>
            </w:r>
          </w:p>
        </w:tc>
      </w:tr>
      <w:tr>
        <w:tc>
          <w:tcPr>
            <w:tcW w:type="dxa" w:w="9026"/>
          </w:tcPr>
          <w:p>
            <w:r>
              <w:t xml:space="preserve">MK11g row 3</w:t>
            </w:r>
          </w:p>
        </w:tc>
      </w:tr>
      <w:tr>
        <w:tc>
          <w:tcPr>
            <w:tcW w:type="dxa" w:w="9026"/>
          </w:tcPr>
          <w:p>
            <w:r>
              <w:t xml:space="preserve">MK11g row 4</w:t>
            </w:r>
          </w:p>
        </w:tc>
      </w:tr>
      <w:tr>
        <w:tc>
          <w:tcPr>
            <w:tcW w:type="dxa" w:w="9026"/>
          </w:tcPr>
          <w:p>
            <w:r>
              <w:t xml:space="preserve">MK11g row 5</w:t>
            </w:r>
          </w:p>
        </w:tc>
      </w:tr>
      <w:tr>
        <w:tc>
          <w:tcPr>
            <w:tcW w:type="dxa" w:w="9026"/>
          </w:tcPr>
          <w:p>
            <w:r>
              <w:t xml:space="preserve">MK11g row 6</w:t>
            </w:r>
          </w:p>
        </w:tc>
      </w:tr>
      <w:tr>
        <w:tc>
          <w:tcPr>
            <w:tcW w:type="dxa" w:w="9026"/>
          </w:tcPr>
          <w:p>
            <w:r>
              <w:t xml:space="preserve">MK11g row 7</w:t>
            </w:r>
          </w:p>
        </w:tc>
      </w:tr>
      <w:tr>
        <w:tc>
          <w:tcPr>
            <w:tcW w:type="dxa" w:w="9026"/>
          </w:tcPr>
          <w:p>
            <w:r>
              <w:t xml:space="preserve">MK11g row 8</w:t>
            </w:r>
          </w:p>
        </w:tc>
      </w:tr>
      <w:tr>
        <w:tc>
          <w:tcPr>
            <w:tcW w:type="dxa" w:w="9026"/>
          </w:tcPr>
          <w:p>
            <w:r>
              <w:t xml:space="preserve">MK11g row 9</w:t>
            </w:r>
          </w:p>
        </w:tc>
      </w:tr>
      <w:tr>
        <w:tc>
          <w:tcPr>
            <w:tcW w:type="dxa" w:w="9026"/>
          </w:tcPr>
          <w:p>
            <w:r>
              <w:t xml:space="preserve">MK11g row 10</w:t>
            </w:r>
          </w:p>
        </w:tc>
      </w:tr>
      <w:tr>
        <w:tc>
          <w:tcPr>
            <w:tcW w:type="dxa" w:w="9026"/>
          </w:tcPr>
          <w:p>
            <w:r>
              <w:t xml:space="preserve">MK11g row 11</w:t>
            </w:r>
          </w:p>
        </w:tc>
      </w:tr>
      <w:tr>
        <w:tc>
          <w:tcPr>
            <w:tcW w:type="dxa" w:w="9026"/>
          </w:tcPr>
          <w:p>
            <w:r>
              <w:t xml:space="preserve">MK11g row 12</w:t>
            </w:r>
          </w:p>
        </w:tc>
      </w:tr>
      <w:tr>
        <w:tc>
          <w:tcPr>
            <w:tcW w:type="dxa" w:w="9026"/>
          </w:tcPr>
          <w:p>
            <w:r>
              <w:t xml:space="preserve">MK11g row 13</w:t>
            </w:r>
          </w:p>
        </w:tc>
      </w:tr>
      <w:tr>
        <w:tc>
          <w:tcPr>
            <w:tcW w:type="dxa" w:w="9026"/>
          </w:tcPr>
          <w:p>
            <w:r>
              <w:t xml:space="preserve">MK11g row 14</w:t>
            </w:r>
          </w:p>
        </w:tc>
      </w:tr>
      <w:tr>
        <w:tc>
          <w:tcPr>
            <w:tcW w:type="dxa" w:w="9026"/>
          </w:tcPr>
          <w:p>
            <w:r>
              <w:t xml:space="preserve">MK11g row 15</w:t>
            </w:r>
          </w:p>
        </w:tc>
      </w:tr>
      <w:tr>
        <w:tc>
          <w:tcPr>
            <w:tcW w:type="dxa" w:w="9026"/>
          </w:tcPr>
          <w:p>
            <w:r>
              <w:t xml:space="preserve">MK11g row 16</w:t>
            </w:r>
          </w:p>
        </w:tc>
      </w:tr>
      <w:tr>
        <w:tc>
          <w:tcPr>
            <w:tcW w:type="dxa" w:w="9026"/>
          </w:tcPr>
          <w:p>
            <w:r>
              <w:t xml:space="preserve">MK11g row 17</w:t>
            </w:r>
          </w:p>
        </w:tc>
      </w:tr>
      <w:tr>
        <w:tc>
          <w:tcPr>
            <w:tcW w:type="dxa" w:w="9026"/>
          </w:tcPr>
          <w:p>
            <w:r>
              <w:t xml:space="preserve">MK11g row 18</w:t>
            </w:r>
          </w:p>
        </w:tc>
      </w:tr>
      <w:tr>
        <w:tc>
          <w:tcPr>
            <w:tcW w:type="dxa" w:w="9026"/>
          </w:tcPr>
          <w:p>
            <w:r>
              <w:t xml:space="preserve">MK11g row 19</w:t>
            </w:r>
          </w:p>
        </w:tc>
      </w:tr>
      <w:tr>
        <w:tc>
          <w:tcPr>
            <w:tcW w:type="dxa" w:w="9026"/>
          </w:tcPr>
          <w:p>
            <w:r>
              <w:t xml:space="preserve">MK11g row 20</w:t>
            </w:r>
          </w:p>
        </w:tc>
      </w:tr>
      <w:tr>
        <w:tc>
          <w:tcPr>
            <w:tcW w:type="dxa" w:w="9026"/>
          </w:tcPr>
          <w:p>
            <w:r>
              <w:t xml:space="preserve">MK11g row 21</w:t>
            </w:r>
          </w:p>
        </w:tc>
      </w:tr>
      <w:tr>
        <w:tc>
          <w:tcPr>
            <w:tcW w:type="dxa" w:w="9026"/>
          </w:tcPr>
          <w:p>
            <w:r>
              <w:t xml:space="preserve">MK11g row 22</w:t>
            </w:r>
          </w:p>
        </w:tc>
      </w:tr>
      <w:tr>
        <w:tc>
          <w:tcPr>
            <w:tcW w:type="dxa" w:w="9026"/>
          </w:tcPr>
          <w:p>
            <w:r>
              <w:t xml:space="preserve">MK11g row 23</w:t>
            </w:r>
          </w:p>
        </w:tc>
      </w:tr>
      <w:tr>
        <w:tc>
          <w:tcPr>
            <w:tcW w:type="dxa" w:w="9026"/>
          </w:tcPr>
          <w:p>
            <w:r>
              <w:t xml:space="preserve">MK11g row 24</w:t>
            </w:r>
          </w:p>
        </w:tc>
      </w:tr>
      <w:tr>
        <w:tc>
          <w:tcPr>
            <w:tcW w:type="dxa" w:w="9026"/>
          </w:tcPr>
          <w:p>
            <w:r>
              <w:t xml:space="preserve">MK11g row 25</w:t>
            </w:r>
          </w:p>
        </w:tc>
      </w:tr>
      <w:tr>
        <w:tc>
          <w:tcPr>
            <w:tcW w:type="dxa" w:w="9026"/>
          </w:tcPr>
          <w:p>
            <w:r>
              <w:t xml:space="preserve">MK11g row 26</w:t>
            </w:r>
          </w:p>
        </w:tc>
      </w:tr>
      <w:tr>
        <w:tc>
          <w:tcPr>
            <w:tcW w:type="dxa" w:w="9026"/>
          </w:tcPr>
          <w:p>
            <w:r>
              <w:t xml:space="preserve">MK11g row 27</w:t>
            </w:r>
          </w:p>
        </w:tc>
      </w:tr>
      <w:tr>
        <w:tc>
          <w:tcPr>
            <w:tcW w:type="dxa" w:w="9026"/>
          </w:tcPr>
          <w:p>
            <w:r>
              <w:t xml:space="preserve">MK11g row 28</w:t>
            </w:r>
          </w:p>
        </w:tc>
      </w:tr>
      <w:tr>
        <w:tc>
          <w:tcPr>
            <w:tcW w:type="dxa" w:w="9026"/>
          </w:tcPr>
          <w:p>
            <w:r>
              <w:t xml:space="preserve">MK11g row 29</w:t>
            </w:r>
          </w:p>
        </w:tc>
      </w:tr>
      <w:tr>
        <w:tc>
          <w:tcPr>
            <w:tcW w:type="dxa" w:w="9026"/>
          </w:tcPr>
          <w:p>
            <w:r>
              <w:t xml:space="preserve">MK11g row 30</w:t>
            </w:r>
          </w:p>
        </w:tc>
      </w:tr>
      <w:tr>
        <w:tc>
          <w:tcPr>
            <w:tcW w:type="dxa" w:w="9026"/>
          </w:tcPr>
          <w:p>
            <w:r>
              <w:t xml:space="preserve">MK11g row 31</w:t>
            </w:r>
          </w:p>
        </w:tc>
      </w:tr>
      <w:tr>
        <w:tc>
          <w:tcPr>
            <w:tcW w:type="dxa" w:w="9026"/>
          </w:tcPr>
          <w:p>
            <w:r>
              <w:t xml:space="preserve">MK11g row 32</w:t>
            </w:r>
          </w:p>
        </w:tc>
      </w:tr>
      <w:tr>
        <w:tc>
          <w:tcPr>
            <w:tcW w:type="dxa" w:w="9026"/>
          </w:tcPr>
          <w:p>
            <w:r>
              <w:t xml:space="preserve">MK11g row 33</w:t>
            </w:r>
          </w:p>
        </w:tc>
      </w:tr>
      <w:tr>
        <w:tc>
          <w:tcPr>
            <w:tcW w:type="dxa" w:w="9026"/>
          </w:tcPr>
          <w:p>
            <w:r>
              <w:t xml:space="preserve">MK11g row 34</w:t>
            </w:r>
          </w:p>
        </w:tc>
      </w:tr>
      <w:tr>
        <w:tc>
          <w:tcPr>
            <w:tcW w:type="dxa" w:w="9026"/>
          </w:tcPr>
          <w:p>
            <w:r>
              <w:t xml:space="preserve">MK11g row 35</w:t>
            </w:r>
          </w:p>
        </w:tc>
      </w:tr>
      <w:tr>
        <w:tc>
          <w:tcPr>
            <w:tcW w:type="dxa" w:w="9026"/>
          </w:tcPr>
          <w:p>
            <w:r>
              <w:t xml:space="preserve">MK11g row 36</w:t>
            </w:r>
          </w:p>
        </w:tc>
      </w:tr>
      <w:tr>
        <w:tc>
          <w:tcPr>
            <w:tcW w:type="dxa" w:w="9026"/>
          </w:tcPr>
          <w:p>
            <w:r>
              <w:t xml:space="preserve">MK11g row 37</w:t>
            </w:r>
          </w:p>
        </w:tc>
      </w:tr>
      <w:tr>
        <w:tc>
          <w:tcPr>
            <w:tcW w:type="dxa" w:w="9026"/>
          </w:tcPr>
          <w:p>
            <w:r>
              <w:t xml:space="preserve">MK11g row 38</w:t>
            </w:r>
          </w:p>
        </w:tc>
      </w:tr>
      <w:tr>
        <w:tc>
          <w:tcPr>
            <w:tcW w:type="dxa" w:w="9026"/>
          </w:tcPr>
          <w:p>
            <w:r>
              <w:t xml:space="preserve">MK11g row 39</w:t>
            </w:r>
          </w:p>
        </w:tc>
      </w:tr>
      <w:tr>
        <w:tc>
          <w:tcPr>
            <w:tcW w:type="dxa" w:w="9026"/>
          </w:tcPr>
          <w:p>
            <w:r>
              <w:t xml:space="preserve">MK11g row 40</w:t>
            </w:r>
          </w:p>
        </w:tc>
      </w:tr>
      <w:tr>
        <w:tc>
          <w:tcPr>
            <w:tcW w:type="dxa" w:w="9026"/>
          </w:tcPr>
          <w:p>
            <w:r>
              <w:t xml:space="preserve">MK11g row 41</w:t>
            </w:r>
          </w:p>
        </w:tc>
      </w:tr>
      <w:tr>
        <w:tc>
          <w:tcPr>
            <w:tcW w:type="dxa" w:w="9026"/>
          </w:tcPr>
          <w:p>
            <w:r>
              <w:t xml:space="preserve">MK11g row 42</w:t>
            </w:r>
          </w:p>
        </w:tc>
      </w:tr>
      <w:tr>
        <w:tc>
          <w:tcPr>
            <w:tcW w:type="dxa" w:w="9026"/>
          </w:tcPr>
          <w:p>
            <w:r>
              <w:t xml:space="preserve">MK11g row 43</w:t>
            </w:r>
          </w:p>
        </w:tc>
      </w:tr>
      <w:tr>
        <w:tc>
          <w:tcPr>
            <w:tcW w:type="dxa" w:w="9026"/>
          </w:tcPr>
          <w:p>
            <w:r>
              <w:t xml:space="preserve">MK11g row 44</w:t>
            </w:r>
          </w:p>
        </w:tc>
      </w:tr>
      <w:tr>
        <w:tc>
          <w:tcPr>
            <w:tcW w:type="dxa" w:w="9026"/>
          </w:tcPr>
          <w:p>
            <w:r>
              <w:t xml:space="preserve">MK11g row 45</w:t>
            </w:r>
          </w:p>
        </w:tc>
      </w:tr>
      <w:tr>
        <w:tc>
          <w:tcPr>
            <w:tcW w:type="dxa" w:w="9026"/>
          </w:tcPr>
          <w:p>
            <w:r>
              <w:t xml:space="preserve">MK11g row 46</w:t>
            </w:r>
          </w:p>
        </w:tc>
      </w:tr>
      <w:tr>
        <w:tc>
          <w:tcPr>
            <w:tcW w:type="dxa" w:w="9026"/>
          </w:tcPr>
          <w:p>
            <w:r>
              <w:t xml:space="preserve">MK11g row 47</w:t>
            </w:r>
          </w:p>
        </w:tc>
      </w:tr>
      <w:tr>
        <w:tc>
          <w:tcPr>
            <w:tcW w:type="dxa" w:w="9026"/>
          </w:tcPr>
          <w:p>
            <w:r>
              <w:t xml:space="preserve">MK11g row 48</w:t>
            </w:r>
          </w:p>
        </w:tc>
      </w:tr>
      <w:tr>
        <w:tc>
          <w:tcPr>
            <w:tcW w:type="dxa" w:w="9026"/>
          </w:tcPr>
          <w:p>
            <w:r>
              <w:t xml:space="preserve">MK11g row 49</w:t>
            </w:r>
          </w:p>
        </w:tc>
      </w:tr>
      <w:tr>
        <w:tc>
          <w:tcPr>
            <w:tcW w:type="dxa" w:w="9026"/>
          </w:tcPr>
          <w:p>
            <w:r>
              <w:t xml:space="preserve">MK11g row 50</w:t>
            </w:r>
          </w:p>
        </w:tc>
      </w:tr>
      <w:tr>
        <w:tc>
          <w:tcPr>
            <w:tcW w:type="dxa" w:w="9026"/>
          </w:tcPr>
          <w:p>
            <w:r>
              <w:t xml:space="preserve">MK11g row 51</w:t>
            </w:r>
          </w:p>
        </w:tc>
      </w:tr>
      <w:tr>
        <w:tc>
          <w:tcPr>
            <w:tcW w:type="dxa" w:w="9026"/>
          </w:tcPr>
          <w:p>
            <w:r>
              <w:t xml:space="preserve">MK11g row 52</w:t>
            </w:r>
          </w:p>
        </w:tc>
      </w:tr>
      <w:tr>
        <w:tc>
          <w:tcPr>
            <w:tcW w:type="dxa" w:w="9026"/>
          </w:tcPr>
          <w:p>
            <w:r>
              <w:t xml:space="preserve">MK11g row 53</w:t>
            </w:r>
          </w:p>
        </w:tc>
      </w:tr>
      <w:tr>
        <w:tc>
          <w:tcPr>
            <w:tcW w:type="dxa" w:w="9026"/>
          </w:tcPr>
          <w:p>
            <w:r>
              <w:t xml:space="preserve">MK11g row 54</w:t>
            </w:r>
          </w:p>
        </w:tc>
      </w:tr>
      <w:tr>
        <w:tc>
          <w:tcPr>
            <w:tcW w:type="dxa" w:w="9026"/>
          </w:tcPr>
          <w:p>
            <w:r>
              <w:t xml:space="preserve">MK11g row 55</w:t>
            </w:r>
          </w:p>
        </w:tc>
      </w:tr>
      <w:tr>
        <w:tc>
          <w:tcPr>
            <w:tcW w:type="dxa" w:w="9026"/>
          </w:tcPr>
          <w:p>
            <w:r>
              <w:t xml:space="preserve">MK11g row 56</w:t>
            </w:r>
          </w:p>
        </w:tc>
      </w:tr>
      <w:tr>
        <w:tc>
          <w:tcPr>
            <w:tcW w:type="dxa" w:w="9026"/>
          </w:tcPr>
          <w:p>
            <w:r>
              <w:t xml:space="preserve">MK11g row 57</w:t>
            </w:r>
          </w:p>
        </w:tc>
      </w:tr>
      <w:tr>
        <w:tc>
          <w:tcPr>
            <w:tcW w:type="dxa" w:w="9026"/>
          </w:tcPr>
          <w:p>
            <w:r>
              <w:t xml:space="preserve">MK11g row 58</w:t>
            </w:r>
          </w:p>
        </w:tc>
      </w:tr>
      <w:tr>
        <w:tc>
          <w:tcPr>
            <w:tcW w:type="dxa" w:w="9026"/>
          </w:tcPr>
          <w:p>
            <w:r>
              <w:t xml:space="preserve">MK11g row 59</w:t>
            </w:r>
          </w:p>
        </w:tc>
      </w:tr>
      <w:tr>
        <w:tc>
          <w:tcPr>
            <w:tcW w:type="dxa" w:w="9026"/>
          </w:tcPr>
          <w:p>
            <w:r>
              <w:t xml:space="preserve">MK11g row 60</w:t>
            </w:r>
          </w:p>
        </w:tc>
      </w:tr>
      <w:tr>
        <w:tc>
          <w:tcPr>
            <w:tcW w:type="dxa" w:w="9026"/>
          </w:tcPr>
          <w:p>
            <w:r>
              <w:t xml:space="preserve">MK11g row 61</w:t>
            </w:r>
          </w:p>
        </w:tc>
      </w:tr>
      <w:tr>
        <w:tc>
          <w:tcPr>
            <w:tcW w:type="dxa" w:w="9026"/>
          </w:tcPr>
          <w:p>
            <w:r>
              <w:t xml:space="preserve">MK11g row 62</w:t>
            </w:r>
          </w:p>
        </w:tc>
      </w:tr>
      <w:tr>
        <w:tc>
          <w:tcPr>
            <w:tcW w:type="dxa" w:w="9026"/>
          </w:tcPr>
          <w:p>
            <w:r>
              <w:t xml:space="preserve">MK11g row 63</w:t>
            </w:r>
          </w:p>
        </w:tc>
      </w:tr>
      <w:tr>
        <w:tc>
          <w:tcPr>
            <w:tcW w:type="dxa" w:w="9026"/>
          </w:tcPr>
          <w:p>
            <w:r>
              <w:t xml:space="preserve">MK11g row 64</w:t>
            </w:r>
          </w:p>
        </w:tc>
      </w:tr>
      <w:tr>
        <w:tc>
          <w:tcPr>
            <w:tcW w:type="dxa" w:w="9026"/>
          </w:tcPr>
          <w:p>
            <w:r>
              <w:t xml:space="preserve">MK11g row 65</w:t>
            </w:r>
          </w:p>
        </w:tc>
      </w:tr>
      <w:tr>
        <w:tc>
          <w:tcPr>
            <w:tcW w:type="dxa" w:w="9026"/>
          </w:tcPr>
          <w:p>
            <w:r>
              <w:t xml:space="preserve">MK11g row 66</w:t>
            </w:r>
          </w:p>
        </w:tc>
      </w:tr>
      <w:tr>
        <w:tc>
          <w:tcPr>
            <w:tcW w:type="dxa" w:w="9026"/>
          </w:tcPr>
          <w:p>
            <w:r>
              <w:t xml:space="preserve">MK11g row 67</w:t>
            </w:r>
          </w:p>
        </w:tc>
      </w:tr>
      <w:tr>
        <w:tc>
          <w:tcPr>
            <w:tcW w:type="dxa" w:w="9026"/>
          </w:tcPr>
          <w:p>
            <w:r>
              <w:t xml:space="preserve">MK11g row 68</w:t>
            </w:r>
          </w:p>
        </w:tc>
      </w:tr>
      <w:tr>
        <w:tc>
          <w:tcPr>
            <w:tcW w:type="dxa" w:w="9026"/>
          </w:tcPr>
          <w:p>
            <w:r>
              <w:t xml:space="preserve">MK11g row 69</w:t>
            </w:r>
          </w:p>
        </w:tc>
      </w:tr>
      <w:tr>
        <w:tc>
          <w:tcPr>
            <w:tcW w:type="dxa" w:w="9026"/>
          </w:tcPr>
          <w:p>
            <w:r>
              <w:t xml:space="preserve">MK11g row 70</w:t>
            </w:r>
          </w:p>
        </w:tc>
      </w:tr>
    </w:tbl>
    <w:p>
      <w:r>
        <w:t xml:space="preserve">MK11g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MK8c first section</w:t>
      </w:r>
    </w:p>
    <w:p>
      <w:pPr>
        <w:rPr>
          <w:del w:id="900" w:author="Watertight" w:date="2026-10-02T09:00:00Z"/>
        </w:r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MK8c second section</w:t>
      </w:r>
    </w:p>
    <w:p>
      <w:pPr>
        <w:sectPr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MK8d above</w:t>
      </w:r>
    </w:p>
    <w:p>
      <w:pPr>
        <w:rPr>
          <w:del w:id="28" w:author="Watertight" w:date="2026-10-02T09:00:00Z"/>
        </w:rPr>
      </w:pPr>
      <w:r>
        <w:t xml:space="preserve">MK8d last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MK10e deleted note</w:t>
      </w:r>
    </w:p>
  </w:footnote>
  <w:footnote w:id="2">
    <w:p>
      <w:r>
        <w:rPr>
          <w:rStyle w:val="FootnoteReference"/>
        </w:rPr>
        <w:footnoteRef/>
      </w:r>
      <w:r>
        <w:t xml:space="preserve">MK10e kept note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ig">
    <w:name w:val="Big"/>
    <w:basedOn w:val="Normal"/>
    <w:next w:val="Normal"/>
    <w:pPr>
      <w:spacing w:after="600"/>
    </w:pPr>
    <w:rPr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1621bc10fb12b6ed2916b08054ec6a08bf2d0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2026-10-02T02:46:30.035Z</dcterms:created>
  <dcterms:modified xsi:type="dcterms:W3CDTF">2026-10-02T02:46:30.036Z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